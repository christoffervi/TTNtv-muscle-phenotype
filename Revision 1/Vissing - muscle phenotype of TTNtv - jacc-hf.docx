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setZoteroDocPrefs.png" ContentType="image/.png"/>
  <Override PartName="/customUI/images/addEditZoteroBibliography.png" ContentType="image/.png"/>
  <Override PartName="/customUI/images/addEditZoteroCitation-small.png" ContentType="image/.png"/>
  <Override PartName="/customUI/images/addEditZoteroBibliography-small.png" ContentType="image/.png"/>
  <Override PartName="/customUI/images/setZoteroDocPrefs-small.png" ContentType="image/.png"/>
  <Override PartName="/customUI/images/zotero-z-16.png" ContentType="image/.png"/>
  <Override PartName="/customUI/images/addEditZoteroCitation0.png" ContentType="image/.png"/>
</Types>
</file>

<file path=_rels/.rels><?xml version="1.0" encoding="UTF-8" standalone="yes"?>
<Relationships xmlns="http://schemas.openxmlformats.org/package/2006/relationships"><Relationship Id="Rc1b5a52607e54681"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300E1" w14:textId="77777777" w:rsidR="00F4339F" w:rsidRPr="00D66C1F" w:rsidRDefault="00F4339F" w:rsidP="005005AE">
      <w:pPr>
        <w:spacing w:after="120" w:line="360" w:lineRule="auto"/>
        <w:jc w:val="center"/>
        <w:rPr>
          <w:rFonts w:ascii="Roboto" w:hAnsi="Roboto" w:cstheme="minorHAnsi"/>
          <w:b/>
          <w:sz w:val="32"/>
          <w:szCs w:val="20"/>
          <w:lang w:val="en-US"/>
        </w:rPr>
      </w:pPr>
      <w:bookmarkStart w:id="0" w:name="_Hlk84849288"/>
      <w:r w:rsidRPr="00D66C1F">
        <w:rPr>
          <w:rFonts w:ascii="Roboto" w:hAnsi="Roboto" w:cstheme="minorHAnsi"/>
          <w:b/>
          <w:sz w:val="32"/>
          <w:szCs w:val="20"/>
          <w:lang w:val="en-US"/>
        </w:rPr>
        <w:t>Skeletal muscle involvement in patients with truncations of titin and familial dilated cardiomyopathy</w:t>
      </w:r>
    </w:p>
    <w:p w14:paraId="2C057734" w14:textId="0DAF0114" w:rsidR="00F4339F" w:rsidRPr="00D66C1F" w:rsidRDefault="00F4339F" w:rsidP="005005AE">
      <w:pPr>
        <w:spacing w:after="120" w:line="360" w:lineRule="auto"/>
        <w:rPr>
          <w:rFonts w:ascii="Roboto" w:hAnsi="Roboto" w:cstheme="minorHAnsi"/>
          <w:szCs w:val="20"/>
          <w:lang w:val="en-US"/>
        </w:rPr>
      </w:pPr>
      <w:r w:rsidRPr="00D66C1F">
        <w:rPr>
          <w:rFonts w:ascii="Roboto" w:hAnsi="Roboto" w:cstheme="minorHAnsi"/>
          <w:szCs w:val="20"/>
          <w:lang w:val="en-US"/>
        </w:rPr>
        <w:t xml:space="preserve">Sofie </w:t>
      </w:r>
      <w:proofErr w:type="spellStart"/>
      <w:r w:rsidRPr="00D66C1F">
        <w:rPr>
          <w:rFonts w:ascii="Roboto" w:hAnsi="Roboto" w:cstheme="minorHAnsi"/>
          <w:szCs w:val="20"/>
          <w:lang w:val="en-US"/>
        </w:rPr>
        <w:t>Vinther</w:t>
      </w:r>
      <w:proofErr w:type="spellEnd"/>
      <w:r w:rsidRPr="00D66C1F">
        <w:rPr>
          <w:rFonts w:ascii="Roboto" w:hAnsi="Roboto" w:cstheme="minorHAnsi"/>
          <w:szCs w:val="20"/>
          <w:lang w:val="en-US"/>
        </w:rPr>
        <w:t xml:space="preserve"> Skriver</w:t>
      </w:r>
      <w:r w:rsidRPr="00D66C1F">
        <w:rPr>
          <w:rFonts w:ascii="Roboto" w:hAnsi="Roboto" w:cstheme="minorHAnsi"/>
          <w:szCs w:val="20"/>
          <w:vertAlign w:val="superscript"/>
          <w:lang w:val="en-US"/>
        </w:rPr>
        <w:t>1</w:t>
      </w:r>
      <w:r w:rsidRPr="00D66C1F">
        <w:rPr>
          <w:rFonts w:ascii="Roboto" w:hAnsi="Roboto" w:cstheme="minorHAnsi"/>
          <w:szCs w:val="20"/>
          <w:lang w:val="en-US"/>
        </w:rPr>
        <w:t>,</w:t>
      </w:r>
      <w:r>
        <w:rPr>
          <w:rFonts w:ascii="Roboto" w:hAnsi="Roboto" w:cstheme="minorHAnsi"/>
          <w:szCs w:val="20"/>
          <w:lang w:val="en-US"/>
        </w:rPr>
        <w:t xml:space="preserve"> BSc</w:t>
      </w:r>
      <w:r w:rsidRPr="00D66C1F">
        <w:rPr>
          <w:rFonts w:ascii="Roboto" w:hAnsi="Roboto" w:cstheme="minorHAnsi"/>
          <w:szCs w:val="20"/>
          <w:lang w:val="en-US"/>
        </w:rPr>
        <w:t xml:space="preserve">*; </w:t>
      </w:r>
      <w:proofErr w:type="spellStart"/>
      <w:r w:rsidRPr="00D66C1F">
        <w:rPr>
          <w:rFonts w:ascii="Roboto" w:hAnsi="Roboto" w:cstheme="minorHAnsi"/>
          <w:szCs w:val="20"/>
          <w:lang w:val="en-US"/>
        </w:rPr>
        <w:t>Bjørg</w:t>
      </w:r>
      <w:proofErr w:type="spellEnd"/>
      <w:r w:rsidRPr="00D66C1F">
        <w:rPr>
          <w:rFonts w:ascii="Roboto" w:hAnsi="Roboto" w:cstheme="minorHAnsi"/>
          <w:szCs w:val="20"/>
          <w:lang w:val="en-US"/>
        </w:rPr>
        <w:t xml:space="preserve"> Krett</w:t>
      </w:r>
      <w:r w:rsidRPr="00D66C1F">
        <w:rPr>
          <w:rFonts w:ascii="Roboto" w:hAnsi="Roboto" w:cstheme="minorHAnsi"/>
          <w:szCs w:val="20"/>
          <w:vertAlign w:val="superscript"/>
          <w:lang w:val="en-US"/>
        </w:rPr>
        <w:t>1</w:t>
      </w:r>
      <w:r w:rsidRPr="00D66C1F">
        <w:rPr>
          <w:rFonts w:ascii="Roboto" w:hAnsi="Roboto" w:cstheme="minorHAnsi"/>
          <w:szCs w:val="20"/>
          <w:lang w:val="en-US"/>
        </w:rPr>
        <w:t>, MD*; Nanna Scharf Poulsen</w:t>
      </w:r>
      <w:r w:rsidRPr="00D66C1F">
        <w:rPr>
          <w:rFonts w:ascii="Roboto" w:hAnsi="Roboto" w:cstheme="minorHAnsi"/>
          <w:szCs w:val="20"/>
          <w:vertAlign w:val="superscript"/>
          <w:lang w:val="en-US"/>
        </w:rPr>
        <w:t>1</w:t>
      </w:r>
      <w:r w:rsidRPr="00D66C1F">
        <w:rPr>
          <w:rFonts w:ascii="Roboto" w:hAnsi="Roboto" w:cstheme="minorHAnsi"/>
          <w:szCs w:val="20"/>
          <w:lang w:val="en-US"/>
        </w:rPr>
        <w:t>, MD; Thomas Krag</w:t>
      </w:r>
      <w:r w:rsidRPr="00D66C1F">
        <w:rPr>
          <w:rFonts w:ascii="Roboto" w:hAnsi="Roboto" w:cstheme="minorHAnsi"/>
          <w:szCs w:val="20"/>
          <w:vertAlign w:val="superscript"/>
          <w:lang w:val="en-US"/>
        </w:rPr>
        <w:t>1</w:t>
      </w:r>
      <w:r w:rsidRPr="00D66C1F">
        <w:rPr>
          <w:rFonts w:ascii="Roboto" w:hAnsi="Roboto" w:cstheme="minorHAnsi"/>
          <w:szCs w:val="20"/>
          <w:lang w:val="en-US"/>
        </w:rPr>
        <w:t xml:space="preserve">, PhD; </w:t>
      </w:r>
      <w:proofErr w:type="spellStart"/>
      <w:r w:rsidRPr="00D66C1F">
        <w:rPr>
          <w:rFonts w:ascii="Roboto" w:hAnsi="Roboto" w:cstheme="minorHAnsi"/>
          <w:szCs w:val="20"/>
          <w:lang w:val="en-US"/>
        </w:rPr>
        <w:t>Helle</w:t>
      </w:r>
      <w:proofErr w:type="spellEnd"/>
      <w:r w:rsidRPr="00D66C1F">
        <w:rPr>
          <w:rFonts w:ascii="Roboto" w:hAnsi="Roboto" w:cstheme="minorHAnsi"/>
          <w:szCs w:val="20"/>
          <w:lang w:val="en-US"/>
        </w:rPr>
        <w:t xml:space="preserve"> </w:t>
      </w:r>
      <w:proofErr w:type="spellStart"/>
      <w:r w:rsidRPr="00D66C1F">
        <w:rPr>
          <w:rFonts w:ascii="Roboto" w:hAnsi="Roboto" w:cstheme="minorHAnsi"/>
          <w:szCs w:val="20"/>
          <w:lang w:val="en-US"/>
        </w:rPr>
        <w:t>Rudkjær</w:t>
      </w:r>
      <w:proofErr w:type="spellEnd"/>
      <w:r w:rsidRPr="00D66C1F">
        <w:rPr>
          <w:rFonts w:ascii="Roboto" w:hAnsi="Roboto" w:cstheme="minorHAnsi"/>
          <w:szCs w:val="20"/>
          <w:lang w:val="en-US"/>
        </w:rPr>
        <w:t xml:space="preserve"> Walas</w:t>
      </w:r>
      <w:r w:rsidRPr="00D66C1F">
        <w:rPr>
          <w:rFonts w:ascii="Roboto" w:hAnsi="Roboto" w:cstheme="minorHAnsi"/>
          <w:szCs w:val="20"/>
          <w:vertAlign w:val="superscript"/>
          <w:lang w:val="en-US"/>
        </w:rPr>
        <w:t>1</w:t>
      </w:r>
      <w:r>
        <w:rPr>
          <w:rFonts w:ascii="Roboto" w:hAnsi="Roboto" w:cstheme="minorHAnsi"/>
          <w:szCs w:val="20"/>
          <w:lang w:val="en-US"/>
        </w:rPr>
        <w:t>;</w:t>
      </w:r>
      <w:r w:rsidRPr="00D66C1F">
        <w:rPr>
          <w:rFonts w:ascii="Roboto" w:hAnsi="Roboto" w:cstheme="minorHAnsi"/>
          <w:szCs w:val="20"/>
          <w:lang w:val="en-US"/>
        </w:rPr>
        <w:t xml:space="preserve"> Alex </w:t>
      </w:r>
      <w:proofErr w:type="spellStart"/>
      <w:r w:rsidRPr="00D66C1F">
        <w:rPr>
          <w:rFonts w:ascii="Roboto" w:hAnsi="Roboto" w:cstheme="minorHAnsi"/>
          <w:szCs w:val="20"/>
          <w:lang w:val="en-US"/>
        </w:rPr>
        <w:t>Hørby</w:t>
      </w:r>
      <w:proofErr w:type="spellEnd"/>
      <w:r w:rsidRPr="00D66C1F">
        <w:rPr>
          <w:rFonts w:ascii="Roboto" w:hAnsi="Roboto" w:cstheme="minorHAnsi"/>
          <w:szCs w:val="20"/>
          <w:lang w:val="en-US"/>
        </w:rPr>
        <w:t xml:space="preserve"> Christensen</w:t>
      </w:r>
      <w:r w:rsidRPr="00D66C1F">
        <w:rPr>
          <w:rFonts w:ascii="Roboto" w:hAnsi="Roboto" w:cstheme="minorHAnsi"/>
          <w:szCs w:val="20"/>
          <w:vertAlign w:val="superscript"/>
          <w:lang w:val="en-US"/>
        </w:rPr>
        <w:t>2,3,4</w:t>
      </w:r>
      <w:r w:rsidRPr="00D66C1F">
        <w:rPr>
          <w:rFonts w:ascii="Roboto" w:hAnsi="Roboto" w:cstheme="minorHAnsi"/>
          <w:szCs w:val="20"/>
          <w:lang w:val="en-US"/>
        </w:rPr>
        <w:t>, MD, PhD; Henning Bundgaard</w:t>
      </w:r>
      <w:r w:rsidRPr="00D66C1F">
        <w:rPr>
          <w:rFonts w:ascii="Roboto" w:hAnsi="Roboto" w:cstheme="minorHAnsi"/>
          <w:szCs w:val="20"/>
          <w:vertAlign w:val="superscript"/>
          <w:lang w:val="en-US"/>
        </w:rPr>
        <w:t>2,4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John Vissing</w:t>
      </w:r>
      <w:r w:rsidRPr="00D66C1F">
        <w:rPr>
          <w:rFonts w:ascii="Roboto" w:hAnsi="Roboto" w:cstheme="minorHAnsi"/>
          <w:szCs w:val="20"/>
          <w:vertAlign w:val="superscript"/>
          <w:lang w:val="en-US"/>
        </w:rPr>
        <w:t>1,4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Christoffer Rasmus Vissing</w:t>
      </w:r>
      <w:r w:rsidRPr="00D66C1F">
        <w:rPr>
          <w:rFonts w:ascii="Roboto" w:hAnsi="Roboto" w:cstheme="minorHAnsi"/>
          <w:szCs w:val="20"/>
          <w:vertAlign w:val="superscript"/>
          <w:lang w:val="en-US"/>
        </w:rPr>
        <w:t>2</w:t>
      </w:r>
      <w:r w:rsidRPr="00D66C1F">
        <w:rPr>
          <w:rFonts w:ascii="Roboto" w:hAnsi="Roboto" w:cstheme="minorHAnsi"/>
          <w:szCs w:val="20"/>
          <w:lang w:val="en-US"/>
        </w:rPr>
        <w:t>, MD</w:t>
      </w:r>
      <w:r w:rsidR="007F6086">
        <w:rPr>
          <w:rFonts w:ascii="Roboto" w:hAnsi="Roboto" w:cstheme="minorHAnsi"/>
          <w:szCs w:val="20"/>
          <w:lang w:val="en-US"/>
        </w:rPr>
        <w:t>, PhD</w:t>
      </w:r>
    </w:p>
    <w:p w14:paraId="68BAD9F5" w14:textId="77777777" w:rsidR="00F4339F" w:rsidRPr="00D66C1F" w:rsidRDefault="00F4339F" w:rsidP="005005AE">
      <w:pPr>
        <w:spacing w:after="120" w:line="360" w:lineRule="auto"/>
        <w:rPr>
          <w:rFonts w:ascii="Roboto" w:hAnsi="Roboto" w:cstheme="minorHAnsi"/>
          <w:lang w:val="en-US"/>
        </w:rPr>
      </w:pPr>
      <w:r w:rsidRPr="00D66C1F">
        <w:rPr>
          <w:rFonts w:ascii="Roboto" w:hAnsi="Roboto" w:cstheme="minorHAnsi"/>
          <w:lang w:val="en-US"/>
        </w:rPr>
        <w:t xml:space="preserve">* </w:t>
      </w:r>
      <w:proofErr w:type="gramStart"/>
      <w:r w:rsidRPr="00D66C1F">
        <w:rPr>
          <w:rFonts w:ascii="Roboto" w:hAnsi="Roboto" w:cstheme="minorHAnsi"/>
          <w:lang w:val="en-US"/>
        </w:rPr>
        <w:t>shared</w:t>
      </w:r>
      <w:proofErr w:type="gramEnd"/>
      <w:r w:rsidRPr="00D66C1F">
        <w:rPr>
          <w:rFonts w:ascii="Roboto" w:hAnsi="Roboto" w:cstheme="minorHAnsi"/>
          <w:lang w:val="en-US"/>
        </w:rPr>
        <w:t xml:space="preserve"> first authorship/contributed equally</w:t>
      </w:r>
    </w:p>
    <w:p w14:paraId="63488490"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1</w:t>
      </w:r>
      <w:r w:rsidRPr="00D66C1F">
        <w:rPr>
          <w:rFonts w:ascii="Roboto" w:hAnsi="Roboto" w:cstheme="minorHAnsi"/>
          <w:sz w:val="20"/>
          <w:szCs w:val="20"/>
          <w:lang w:val="en-US"/>
        </w:rPr>
        <w:t xml:space="preserve"> </w:t>
      </w:r>
      <w:r>
        <w:rPr>
          <w:rFonts w:ascii="Roboto" w:hAnsi="Roboto" w:cstheme="minorHAnsi"/>
          <w:sz w:val="20"/>
          <w:szCs w:val="20"/>
          <w:lang w:val="en-US"/>
        </w:rPr>
        <w:t xml:space="preserve">Copenhagen Neuromuscular Center, </w:t>
      </w:r>
      <w:r w:rsidRPr="00D66C1F">
        <w:rPr>
          <w:rFonts w:ascii="Roboto" w:hAnsi="Roboto" w:cstheme="minorHAnsi"/>
          <w:sz w:val="20"/>
          <w:szCs w:val="20"/>
          <w:lang w:val="en-US"/>
        </w:rPr>
        <w:t xml:space="preserve">Department of Neurology,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70126C1D" w14:textId="77777777" w:rsidR="00F4339F" w:rsidRPr="00D66C1F" w:rsidRDefault="00F4339F" w:rsidP="005005AE">
      <w:pPr>
        <w:tabs>
          <w:tab w:val="left" w:pos="426"/>
          <w:tab w:val="left" w:pos="851"/>
        </w:tabs>
        <w:spacing w:after="0" w:line="360" w:lineRule="auto"/>
        <w:ind w:left="284" w:hanging="284"/>
        <w:rPr>
          <w:rFonts w:ascii="Roboto" w:hAnsi="Roboto" w:cstheme="minorHAnsi"/>
          <w:sz w:val="20"/>
          <w:szCs w:val="20"/>
          <w:lang w:val="en-US"/>
        </w:rPr>
      </w:pPr>
      <w:r w:rsidRPr="00D66C1F">
        <w:rPr>
          <w:rFonts w:ascii="Roboto" w:hAnsi="Roboto" w:cstheme="minorHAnsi"/>
          <w:sz w:val="20"/>
          <w:szCs w:val="20"/>
          <w:vertAlign w:val="superscript"/>
          <w:lang w:val="en-US"/>
        </w:rPr>
        <w:t>2</w:t>
      </w:r>
      <w:r w:rsidRPr="00D66C1F">
        <w:rPr>
          <w:rFonts w:ascii="Roboto" w:hAnsi="Roboto" w:cstheme="minorHAnsi"/>
          <w:sz w:val="20"/>
          <w:szCs w:val="20"/>
          <w:lang w:val="en-US"/>
        </w:rPr>
        <w:t xml:space="preserve"> Department of Cardiology,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0DCA92A5"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3 </w:t>
      </w:r>
      <w:r w:rsidRPr="00D66C1F">
        <w:rPr>
          <w:rFonts w:ascii="Roboto" w:hAnsi="Roboto" w:cstheme="minorHAnsi"/>
          <w:sz w:val="20"/>
          <w:szCs w:val="20"/>
          <w:lang w:val="en-US"/>
        </w:rPr>
        <w:t xml:space="preserve">Department of Cardiology, Copenhagen University Hospital, </w:t>
      </w:r>
      <w:proofErr w:type="spellStart"/>
      <w:r w:rsidRPr="00D66C1F">
        <w:rPr>
          <w:rFonts w:ascii="Roboto" w:hAnsi="Roboto" w:cstheme="minorHAnsi"/>
          <w:sz w:val="20"/>
          <w:szCs w:val="20"/>
          <w:lang w:val="en-US"/>
        </w:rPr>
        <w:t>Herlev</w:t>
      </w:r>
      <w:proofErr w:type="spellEnd"/>
      <w:r w:rsidRPr="00D66C1F">
        <w:rPr>
          <w:rFonts w:ascii="Roboto" w:hAnsi="Roboto" w:cstheme="minorHAnsi"/>
          <w:sz w:val="20"/>
          <w:szCs w:val="20"/>
          <w:lang w:val="en-US"/>
        </w:rPr>
        <w:t>-Gentofte Hospital, Copenhagen, Denmark</w:t>
      </w:r>
      <w:r w:rsidRPr="00D66C1F">
        <w:rPr>
          <w:rFonts w:ascii="Roboto" w:eastAsia="Times New Roman" w:hAnsi="Roboto" w:cstheme="minorHAnsi"/>
          <w:sz w:val="20"/>
          <w:szCs w:val="20"/>
          <w:lang w:val="en-US"/>
        </w:rPr>
        <w:t>.</w:t>
      </w:r>
    </w:p>
    <w:p w14:paraId="2F686C08" w14:textId="0CB3450D" w:rsidR="00F4339F" w:rsidRDefault="00F4339F" w:rsidP="001D31C7">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4 </w:t>
      </w:r>
      <w:r w:rsidRPr="00D66C1F">
        <w:rPr>
          <w:rFonts w:ascii="Roboto" w:eastAsia="Times New Roman" w:hAnsi="Roboto" w:cstheme="minorHAnsi"/>
          <w:sz w:val="20"/>
          <w:szCs w:val="20"/>
          <w:lang w:val="en-US"/>
        </w:rPr>
        <w:t>Department of Clinical Medicine, University of Copenhagen, Copenhagen, Denmark.</w:t>
      </w:r>
    </w:p>
    <w:p w14:paraId="546CCD87" w14:textId="77777777" w:rsidR="001D31C7" w:rsidRPr="00D66C1F" w:rsidRDefault="001D31C7" w:rsidP="005005AE">
      <w:pPr>
        <w:tabs>
          <w:tab w:val="left" w:pos="426"/>
          <w:tab w:val="left" w:pos="851"/>
        </w:tabs>
        <w:spacing w:after="0" w:line="360" w:lineRule="auto"/>
        <w:ind w:left="284" w:hanging="284"/>
        <w:rPr>
          <w:rFonts w:ascii="Roboto" w:eastAsia="Times New Roman" w:hAnsi="Roboto" w:cstheme="minorHAnsi"/>
          <w:sz w:val="20"/>
          <w:szCs w:val="20"/>
          <w:lang w:val="en-US"/>
        </w:rPr>
      </w:pPr>
    </w:p>
    <w:p w14:paraId="1809F9F8" w14:textId="1C512413" w:rsidR="00F4339F" w:rsidRDefault="00F4339F" w:rsidP="001D31C7">
      <w:pPr>
        <w:spacing w:after="120" w:line="360" w:lineRule="auto"/>
        <w:rPr>
          <w:rFonts w:ascii="Roboto" w:hAnsi="Roboto" w:cstheme="minorHAnsi"/>
          <w:color w:val="000000"/>
          <w:sz w:val="20"/>
          <w:szCs w:val="20"/>
          <w:lang w:val="en-US"/>
        </w:rPr>
      </w:pPr>
      <w:r w:rsidRPr="00D66C1F">
        <w:rPr>
          <w:rFonts w:ascii="Roboto" w:hAnsi="Roboto" w:cstheme="minorHAnsi"/>
          <w:b/>
          <w:bCs/>
          <w:lang w:val="en-US"/>
        </w:rPr>
        <w:t>Funding:</w:t>
      </w:r>
      <w:r w:rsidR="001D31C7">
        <w:rPr>
          <w:rFonts w:ascii="Roboto" w:hAnsi="Roboto" w:cstheme="minorHAnsi"/>
          <w:color w:val="000000"/>
          <w:sz w:val="20"/>
          <w:szCs w:val="20"/>
          <w:lang w:val="en-US"/>
        </w:rPr>
        <w:t xml:space="preserve"> </w:t>
      </w:r>
      <w:r w:rsidRPr="009015E3">
        <w:rPr>
          <w:rFonts w:ascii="Roboto" w:hAnsi="Roboto" w:cstheme="minorHAnsi"/>
          <w:color w:val="000000"/>
          <w:sz w:val="20"/>
          <w:szCs w:val="20"/>
          <w:lang w:val="en-US"/>
        </w:rPr>
        <w:t xml:space="preserve">The AP </w:t>
      </w:r>
      <w:proofErr w:type="spellStart"/>
      <w:r w:rsidRPr="009015E3">
        <w:rPr>
          <w:rFonts w:ascii="Roboto" w:hAnsi="Roboto" w:cstheme="minorHAnsi"/>
          <w:color w:val="000000"/>
          <w:sz w:val="20"/>
          <w:szCs w:val="20"/>
          <w:lang w:val="en-US"/>
        </w:rPr>
        <w:t>Møller</w:t>
      </w:r>
      <w:proofErr w:type="spellEnd"/>
      <w:r w:rsidRPr="009015E3">
        <w:rPr>
          <w:rFonts w:ascii="Roboto" w:hAnsi="Roboto" w:cstheme="minorHAnsi"/>
          <w:color w:val="000000"/>
          <w:sz w:val="20"/>
          <w:szCs w:val="20"/>
          <w:lang w:val="en-US"/>
        </w:rPr>
        <w:t xml:space="preserve"> Foundation (HB), The Research Foundations at </w:t>
      </w:r>
      <w:proofErr w:type="spellStart"/>
      <w:r w:rsidRPr="009015E3">
        <w:rPr>
          <w:rFonts w:ascii="Roboto" w:hAnsi="Roboto" w:cstheme="minorHAnsi"/>
          <w:color w:val="000000"/>
          <w:sz w:val="20"/>
          <w:szCs w:val="20"/>
          <w:lang w:val="en-US"/>
        </w:rPr>
        <w:t>Rigshospitalet</w:t>
      </w:r>
      <w:proofErr w:type="spellEnd"/>
      <w:r w:rsidRPr="009015E3">
        <w:rPr>
          <w:rFonts w:ascii="Roboto" w:hAnsi="Roboto" w:cstheme="minorHAnsi"/>
          <w:color w:val="000000"/>
          <w:sz w:val="20"/>
          <w:szCs w:val="20"/>
          <w:lang w:val="en-US"/>
        </w:rPr>
        <w:t xml:space="preserve"> and at The Capital Region of Denmark (CV and HB), The Independent Research Fund Denmark (0134-00363B, AHC), The Novo Nordisk Foundation Denmark (NNF20OC0065799, AHC), </w:t>
      </w:r>
      <w:r w:rsidR="008954E7">
        <w:rPr>
          <w:rFonts w:ascii="Roboto" w:hAnsi="Roboto" w:cstheme="minorHAnsi"/>
          <w:color w:val="000000"/>
          <w:sz w:val="20"/>
          <w:szCs w:val="20"/>
          <w:lang w:val="en-US"/>
        </w:rPr>
        <w:t>T</w:t>
      </w:r>
      <w:r w:rsidRPr="009015E3">
        <w:rPr>
          <w:rFonts w:ascii="Roboto" w:hAnsi="Roboto" w:cstheme="minorHAnsi"/>
          <w:color w:val="000000"/>
          <w:sz w:val="20"/>
          <w:szCs w:val="20"/>
          <w:lang w:val="en-US"/>
        </w:rPr>
        <w:t xml:space="preserve">he Innovation Fund Denmark (HB) and </w:t>
      </w:r>
      <w:proofErr w:type="spellStart"/>
      <w:r w:rsidRPr="009015E3">
        <w:rPr>
          <w:rFonts w:ascii="Roboto" w:hAnsi="Roboto" w:cstheme="minorHAnsi"/>
          <w:color w:val="000000"/>
          <w:sz w:val="20"/>
          <w:szCs w:val="20"/>
          <w:lang w:val="en-US"/>
        </w:rPr>
        <w:t>NordForsk</w:t>
      </w:r>
      <w:proofErr w:type="spellEnd"/>
      <w:r w:rsidRPr="009015E3">
        <w:rPr>
          <w:rFonts w:ascii="Roboto" w:hAnsi="Roboto" w:cstheme="minorHAnsi"/>
          <w:color w:val="000000"/>
          <w:sz w:val="20"/>
          <w:szCs w:val="20"/>
          <w:lang w:val="en-US"/>
        </w:rPr>
        <w:t xml:space="preserve"> (through the funding to PM Heart (90580, HB)) supported this study.</w:t>
      </w:r>
    </w:p>
    <w:p w14:paraId="6E754E55" w14:textId="77777777" w:rsidR="001D31C7" w:rsidRPr="009015E3" w:rsidRDefault="001D31C7" w:rsidP="005005AE">
      <w:pPr>
        <w:spacing w:after="120" w:line="360" w:lineRule="auto"/>
        <w:rPr>
          <w:rFonts w:ascii="Roboto" w:hAnsi="Roboto" w:cstheme="minorHAnsi"/>
          <w:color w:val="000000"/>
          <w:sz w:val="20"/>
          <w:szCs w:val="20"/>
          <w:lang w:val="en-US"/>
        </w:rPr>
      </w:pPr>
    </w:p>
    <w:p w14:paraId="51C75D49" w14:textId="15C21951" w:rsidR="00F4339F" w:rsidRDefault="00F4339F" w:rsidP="001D31C7">
      <w:pPr>
        <w:spacing w:after="120" w:line="360" w:lineRule="auto"/>
        <w:rPr>
          <w:rFonts w:ascii="Roboto" w:hAnsi="Roboto" w:cstheme="minorHAnsi"/>
          <w:color w:val="000000"/>
          <w:lang w:val="en-US"/>
        </w:rPr>
      </w:pPr>
      <w:r w:rsidRPr="00D66C1F">
        <w:rPr>
          <w:rFonts w:ascii="Roboto" w:hAnsi="Roboto" w:cstheme="minorHAnsi"/>
          <w:b/>
          <w:bCs/>
          <w:color w:val="000000"/>
          <w:lang w:val="en-US"/>
        </w:rPr>
        <w:t>Disclosure statement:</w:t>
      </w:r>
      <w:r>
        <w:rPr>
          <w:rFonts w:ascii="Roboto" w:hAnsi="Roboto" w:cstheme="minorHAnsi"/>
          <w:b/>
          <w:bCs/>
          <w:color w:val="000000"/>
          <w:lang w:val="en-US"/>
        </w:rPr>
        <w:t xml:space="preserve"> </w:t>
      </w:r>
      <w:r w:rsidRPr="00D66C1F">
        <w:rPr>
          <w:rFonts w:ascii="Roboto" w:hAnsi="Roboto" w:cstheme="minorHAnsi"/>
          <w:color w:val="000000"/>
          <w:lang w:val="en-US"/>
        </w:rPr>
        <w:t>None of the authors have conflicts of interest related to the current study.</w:t>
      </w:r>
      <w:bookmarkEnd w:id="0"/>
    </w:p>
    <w:p w14:paraId="5251F7AA" w14:textId="77777777" w:rsidR="001D31C7" w:rsidRDefault="001D31C7" w:rsidP="005005AE">
      <w:pPr>
        <w:spacing w:after="120" w:line="360" w:lineRule="auto"/>
        <w:rPr>
          <w:rFonts w:ascii="Roboto" w:hAnsi="Roboto" w:cstheme="minorHAnsi"/>
          <w:color w:val="000000"/>
          <w:lang w:val="en-US"/>
        </w:rPr>
      </w:pPr>
    </w:p>
    <w:p w14:paraId="311DA986" w14:textId="02106440" w:rsidR="001D31C7" w:rsidRDefault="001D31C7" w:rsidP="001D31C7">
      <w:pPr>
        <w:spacing w:after="120" w:line="360" w:lineRule="auto"/>
        <w:rPr>
          <w:rFonts w:ascii="Roboto" w:hAnsi="Roboto" w:cstheme="minorHAnsi"/>
          <w:bCs/>
          <w:lang w:val="en-US"/>
        </w:rPr>
      </w:pPr>
      <w:r>
        <w:rPr>
          <w:rFonts w:ascii="Roboto" w:hAnsi="Roboto" w:cstheme="minorHAnsi"/>
          <w:b/>
          <w:lang w:val="en-US"/>
        </w:rPr>
        <w:t>Running</w:t>
      </w:r>
      <w:r w:rsidRPr="00D66C1F">
        <w:rPr>
          <w:rFonts w:ascii="Roboto" w:hAnsi="Roboto" w:cstheme="minorHAnsi"/>
          <w:b/>
          <w:lang w:val="en-US"/>
        </w:rPr>
        <w:t xml:space="preserve"> title: </w:t>
      </w:r>
      <w:r>
        <w:rPr>
          <w:rFonts w:ascii="Roboto" w:hAnsi="Roboto" w:cstheme="minorHAnsi"/>
          <w:b/>
          <w:lang w:val="en-US"/>
        </w:rPr>
        <w:t xml:space="preserve"> </w:t>
      </w:r>
      <w:r w:rsidRPr="00D66C1F">
        <w:rPr>
          <w:rFonts w:ascii="Roboto" w:hAnsi="Roboto" w:cstheme="minorHAnsi"/>
          <w:bCs/>
          <w:lang w:val="en-US"/>
        </w:rPr>
        <w:t>Skeletal muscle phenotype in TTNtv</w:t>
      </w:r>
    </w:p>
    <w:p w14:paraId="49E29D87" w14:textId="77777777" w:rsidR="001D31C7" w:rsidRPr="00D622DD" w:rsidRDefault="001D31C7" w:rsidP="005005AE">
      <w:pPr>
        <w:spacing w:after="120" w:line="360" w:lineRule="auto"/>
        <w:rPr>
          <w:rFonts w:ascii="Roboto" w:hAnsi="Roboto" w:cstheme="minorHAnsi"/>
          <w:b/>
          <w:lang w:val="en-US"/>
        </w:rPr>
      </w:pPr>
    </w:p>
    <w:p w14:paraId="59FD4EB9" w14:textId="1DA20BB0" w:rsidR="001D31C7" w:rsidRDefault="001D31C7" w:rsidP="001D31C7">
      <w:pPr>
        <w:spacing w:after="120" w:line="360" w:lineRule="auto"/>
        <w:rPr>
          <w:rFonts w:ascii="Roboto" w:hAnsi="Roboto" w:cstheme="minorHAnsi"/>
          <w:bCs/>
          <w:lang w:val="en-US"/>
        </w:rPr>
      </w:pPr>
      <w:r w:rsidRPr="00D66C1F">
        <w:rPr>
          <w:rFonts w:ascii="Roboto" w:hAnsi="Roboto" w:cstheme="minorHAnsi"/>
          <w:b/>
          <w:bCs/>
          <w:lang w:val="en-US"/>
        </w:rPr>
        <w:t>Word count</w:t>
      </w:r>
      <w:r w:rsidRPr="00D66C1F">
        <w:rPr>
          <w:rFonts w:ascii="Roboto" w:hAnsi="Roboto" w:cstheme="minorHAnsi"/>
          <w:lang w:val="en-US"/>
        </w:rPr>
        <w:t xml:space="preserve">: </w:t>
      </w:r>
      <w:r w:rsidR="00C24178">
        <w:rPr>
          <w:rFonts w:ascii="Roboto" w:hAnsi="Roboto" w:cstheme="minorHAnsi"/>
          <w:lang w:val="en-US"/>
        </w:rPr>
        <w:t>4</w:t>
      </w:r>
      <w:r w:rsidR="00CD6FCA">
        <w:rPr>
          <w:rFonts w:ascii="Roboto" w:hAnsi="Roboto" w:cstheme="minorHAnsi"/>
          <w:lang w:val="en-US"/>
        </w:rPr>
        <w:t>,</w:t>
      </w:r>
      <w:r w:rsidR="00C24178">
        <w:rPr>
          <w:rFonts w:ascii="Roboto" w:hAnsi="Roboto" w:cstheme="minorHAnsi"/>
          <w:lang w:val="en-US"/>
        </w:rPr>
        <w:t>906</w:t>
      </w:r>
      <w:r w:rsidRPr="00D66C1F">
        <w:rPr>
          <w:rFonts w:ascii="Roboto" w:hAnsi="Roboto" w:cstheme="minorHAnsi"/>
          <w:lang w:val="en-US"/>
        </w:rPr>
        <w:t xml:space="preserve"> words (5000 allowed)</w:t>
      </w:r>
      <w:r w:rsidRPr="00D66C1F">
        <w:rPr>
          <w:rFonts w:ascii="Roboto" w:hAnsi="Roboto" w:cstheme="minorHAnsi"/>
          <w:lang w:val="en-US"/>
        </w:rPr>
        <w:tab/>
      </w:r>
      <w:r w:rsidRPr="00D66C1F">
        <w:rPr>
          <w:rFonts w:ascii="Roboto" w:hAnsi="Roboto" w:cstheme="minorHAnsi"/>
          <w:b/>
          <w:lang w:val="en-US"/>
        </w:rPr>
        <w:t>Figures and tables:</w:t>
      </w:r>
      <w:r w:rsidRPr="00D66C1F">
        <w:rPr>
          <w:rFonts w:ascii="Roboto" w:hAnsi="Roboto" w:cstheme="minorHAnsi"/>
          <w:bCs/>
          <w:lang w:val="en-US"/>
        </w:rPr>
        <w:t xml:space="preserve"> </w:t>
      </w:r>
      <w:r>
        <w:rPr>
          <w:rFonts w:ascii="Roboto" w:hAnsi="Roboto" w:cstheme="minorHAnsi"/>
          <w:bCs/>
          <w:lang w:val="en-US"/>
        </w:rPr>
        <w:t>6</w:t>
      </w:r>
    </w:p>
    <w:p w14:paraId="49E8F83E" w14:textId="77777777" w:rsidR="001D31C7" w:rsidRPr="00D66C1F" w:rsidRDefault="001D31C7" w:rsidP="005005AE">
      <w:pPr>
        <w:spacing w:after="120" w:line="360" w:lineRule="auto"/>
        <w:rPr>
          <w:rFonts w:ascii="Roboto" w:hAnsi="Roboto" w:cstheme="minorHAnsi"/>
          <w:bCs/>
          <w:lang w:val="en-US"/>
        </w:rPr>
      </w:pPr>
    </w:p>
    <w:p w14:paraId="68528A37" w14:textId="77777777" w:rsidR="00F4339F" w:rsidRPr="00D66C1F" w:rsidRDefault="00F4339F" w:rsidP="005005AE">
      <w:pPr>
        <w:spacing w:after="0" w:line="360" w:lineRule="auto"/>
        <w:rPr>
          <w:rFonts w:ascii="Roboto" w:hAnsi="Roboto" w:cstheme="minorHAnsi"/>
          <w:b/>
          <w:lang w:val="en-US"/>
        </w:rPr>
      </w:pPr>
      <w:r w:rsidRPr="00D66C1F">
        <w:rPr>
          <w:rFonts w:ascii="Roboto" w:hAnsi="Roboto" w:cstheme="minorHAnsi"/>
          <w:b/>
          <w:lang w:val="en-US"/>
        </w:rPr>
        <w:t xml:space="preserve">Corresponding author: </w:t>
      </w:r>
    </w:p>
    <w:p w14:paraId="418D51DF" w14:textId="77777777" w:rsidR="00F4339F" w:rsidRPr="00D66C1F" w:rsidRDefault="00F4339F" w:rsidP="005005AE">
      <w:pPr>
        <w:spacing w:after="0" w:line="360" w:lineRule="auto"/>
        <w:rPr>
          <w:rStyle w:val="Hyperlink"/>
          <w:rFonts w:ascii="Roboto" w:hAnsi="Roboto" w:cstheme="minorHAnsi"/>
          <w:lang w:val="en-US"/>
        </w:rPr>
      </w:pPr>
      <w:r w:rsidRPr="00D66C1F">
        <w:rPr>
          <w:rFonts w:ascii="Roboto" w:hAnsi="Roboto" w:cstheme="minorHAnsi"/>
          <w:lang w:val="en-US"/>
        </w:rPr>
        <w:t xml:space="preserve">Christoffer Rasmus Vissing, MD: </w:t>
      </w:r>
      <w:r>
        <w:fldChar w:fldCharType="begin"/>
      </w:r>
      <w:r w:rsidRPr="00837407">
        <w:rPr>
          <w:lang w:val="en-US"/>
          <w:rPrChange w:id="1" w:author="Christoffer Vissing" w:date="2023-08-09T13:56:00Z">
            <w:rPr/>
          </w:rPrChange>
        </w:rPr>
        <w:instrText>HYPERLINK "mailto:christoffer.rasmus.vissing@regionh.dk"</w:instrText>
      </w:r>
      <w:r>
        <w:fldChar w:fldCharType="separate"/>
      </w:r>
      <w:r w:rsidRPr="00D66C1F">
        <w:rPr>
          <w:rStyle w:val="Hyperlink"/>
          <w:rFonts w:ascii="Roboto" w:hAnsi="Roboto" w:cstheme="minorHAnsi"/>
          <w:lang w:val="en-US"/>
        </w:rPr>
        <w:t>christoffer.rasmus.vissing@regionh.dk</w:t>
      </w:r>
      <w:r>
        <w:rPr>
          <w:rStyle w:val="Hyperlink"/>
          <w:rFonts w:ascii="Roboto" w:hAnsi="Roboto" w:cstheme="minorHAnsi"/>
          <w:lang w:val="en-US"/>
        </w:rPr>
        <w:fldChar w:fldCharType="end"/>
      </w:r>
    </w:p>
    <w:p w14:paraId="658AB572" w14:textId="77777777" w:rsidR="00F4339F" w:rsidRPr="00D66C1F" w:rsidRDefault="00F4339F" w:rsidP="005005AE">
      <w:pPr>
        <w:spacing w:after="0" w:line="360" w:lineRule="auto"/>
        <w:rPr>
          <w:rFonts w:ascii="Roboto" w:hAnsi="Roboto" w:cstheme="minorHAnsi"/>
          <w:lang w:val="en-US"/>
        </w:rPr>
      </w:pPr>
      <w:r w:rsidRPr="00D66C1F">
        <w:rPr>
          <w:rFonts w:ascii="Roboto" w:hAnsi="Roboto" w:cstheme="minorHAnsi"/>
          <w:lang w:val="en-US"/>
        </w:rPr>
        <w:t xml:space="preserve">The Capital Region’s Unit for Inherited Cardiac Diseases, </w:t>
      </w:r>
      <w:proofErr w:type="spellStart"/>
      <w:r w:rsidRPr="00D66C1F">
        <w:rPr>
          <w:rFonts w:ascii="Roboto" w:hAnsi="Roboto" w:cstheme="minorHAnsi"/>
          <w:lang w:val="en-US"/>
        </w:rPr>
        <w:t>Blegdamsvej</w:t>
      </w:r>
      <w:proofErr w:type="spellEnd"/>
      <w:r w:rsidRPr="00D66C1F">
        <w:rPr>
          <w:rFonts w:ascii="Roboto" w:hAnsi="Roboto" w:cstheme="minorHAnsi"/>
          <w:lang w:val="en-US"/>
        </w:rPr>
        <w:t xml:space="preserve"> 9,</w:t>
      </w:r>
    </w:p>
    <w:p w14:paraId="5C04D84C" w14:textId="09882F1B" w:rsidR="001D31C7" w:rsidRDefault="00F4339F" w:rsidP="001D31C7">
      <w:pPr>
        <w:spacing w:after="0" w:line="360" w:lineRule="auto"/>
        <w:rPr>
          <w:rFonts w:ascii="Roboto" w:hAnsi="Roboto" w:cstheme="minorHAnsi"/>
        </w:rPr>
      </w:pPr>
      <w:r w:rsidRPr="00D66C1F">
        <w:rPr>
          <w:rFonts w:ascii="Roboto" w:hAnsi="Roboto" w:cstheme="minorHAnsi"/>
        </w:rPr>
        <w:t>Rigshospitalet, Copenhagen University Hospital, 2100-DK, Copenhagen, Denmark</w:t>
      </w:r>
    </w:p>
    <w:p w14:paraId="4883C459" w14:textId="77777777" w:rsidR="001D31C7" w:rsidRDefault="001D31C7" w:rsidP="005005AE">
      <w:pPr>
        <w:spacing w:after="0" w:line="360" w:lineRule="auto"/>
        <w:rPr>
          <w:rFonts w:ascii="Roboto" w:hAnsi="Roboto" w:cstheme="minorHAnsi"/>
        </w:rPr>
      </w:pPr>
    </w:p>
    <w:p w14:paraId="155FC3AA" w14:textId="595FFF7C" w:rsidR="00F4339F" w:rsidRPr="0020255F" w:rsidRDefault="001D31C7" w:rsidP="005005AE">
      <w:pPr>
        <w:spacing w:after="0" w:line="360" w:lineRule="auto"/>
        <w:rPr>
          <w:rFonts w:ascii="Roboto" w:hAnsi="Roboto" w:cstheme="minorHAnsi"/>
          <w:lang w:val="en-US"/>
        </w:rPr>
      </w:pPr>
      <w:r w:rsidRPr="0020255F">
        <w:rPr>
          <w:rFonts w:ascii="Roboto" w:hAnsi="Roboto" w:cstheme="minorHAnsi"/>
          <w:b/>
          <w:bCs/>
          <w:lang w:val="en-US"/>
        </w:rPr>
        <w:t xml:space="preserve">Twitter handles: </w:t>
      </w:r>
      <w:r w:rsidRPr="0020255F">
        <w:rPr>
          <w:rFonts w:ascii="Roboto" w:hAnsi="Roboto" w:cstheme="minorHAnsi"/>
          <w:lang w:val="en-US"/>
        </w:rPr>
        <w:t>@ulvedreng (CRV)</w:t>
      </w:r>
      <w:r w:rsidR="00F4339F" w:rsidRPr="0020255F">
        <w:rPr>
          <w:rFonts w:ascii="Roboto" w:hAnsi="Roboto" w:cstheme="minorHAnsi"/>
          <w:lang w:val="en-US"/>
        </w:rPr>
        <w:br w:type="page"/>
      </w:r>
    </w:p>
    <w:p w14:paraId="15E1FDCB" w14:textId="77777777" w:rsidR="00F4339F" w:rsidRPr="00D66C1F" w:rsidRDefault="00F4339F" w:rsidP="005005AE">
      <w:pPr>
        <w:spacing w:after="120" w:line="360" w:lineRule="auto"/>
        <w:rPr>
          <w:rFonts w:ascii="Roboto" w:hAnsi="Roboto" w:cstheme="minorHAnsi"/>
          <w:b/>
          <w:sz w:val="24"/>
          <w:szCs w:val="20"/>
          <w:lang w:val="en-US"/>
        </w:rPr>
      </w:pPr>
      <w:r w:rsidRPr="00D66C1F">
        <w:rPr>
          <w:rFonts w:ascii="Roboto" w:hAnsi="Roboto" w:cstheme="minorHAnsi"/>
          <w:b/>
          <w:sz w:val="24"/>
          <w:szCs w:val="20"/>
          <w:lang w:val="en-US"/>
        </w:rPr>
        <w:lastRenderedPageBreak/>
        <w:t>Abstract</w:t>
      </w:r>
    </w:p>
    <w:p w14:paraId="19D20E98" w14:textId="651650FD" w:rsidR="00F433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 xml:space="preserve">Background: </w:t>
      </w:r>
      <w:r w:rsidR="00D10412">
        <w:rPr>
          <w:rFonts w:ascii="Roboto" w:hAnsi="Roboto" w:cstheme="minorHAnsi"/>
          <w:bCs/>
          <w:lang w:val="en-US"/>
        </w:rPr>
        <w:t>V</w:t>
      </w:r>
      <w:r w:rsidRPr="00D66C1F">
        <w:rPr>
          <w:rFonts w:ascii="Roboto" w:hAnsi="Roboto" w:cstheme="minorHAnsi"/>
          <w:bCs/>
          <w:lang w:val="en-US"/>
        </w:rPr>
        <w:t xml:space="preserve">ariants in </w:t>
      </w:r>
      <w:r w:rsidRPr="00D66C1F">
        <w:rPr>
          <w:rFonts w:ascii="Roboto" w:hAnsi="Roboto" w:cstheme="minorHAnsi"/>
          <w:bCs/>
          <w:i/>
          <w:iCs/>
          <w:lang w:val="en-US"/>
        </w:rPr>
        <w:t xml:space="preserve">TTN </w:t>
      </w:r>
      <w:r w:rsidR="00D10412">
        <w:rPr>
          <w:rFonts w:ascii="Roboto" w:hAnsi="Roboto" w:cstheme="minorHAnsi"/>
          <w:bCs/>
          <w:lang w:val="en-US"/>
        </w:rPr>
        <w:t>are</w:t>
      </w:r>
      <w:r w:rsidR="00D10412" w:rsidRPr="00D66C1F">
        <w:rPr>
          <w:rFonts w:ascii="Roboto" w:hAnsi="Roboto" w:cstheme="minorHAnsi"/>
          <w:bCs/>
          <w:lang w:val="en-US"/>
        </w:rPr>
        <w:t xml:space="preserve"> </w:t>
      </w:r>
      <w:r w:rsidRPr="00D66C1F">
        <w:rPr>
          <w:rFonts w:ascii="Roboto" w:hAnsi="Roboto" w:cstheme="minorHAnsi"/>
          <w:bCs/>
          <w:lang w:val="en-US"/>
        </w:rPr>
        <w:t>associated with dilated cardiomyopathy (DCM) and skeletal myopathy</w:t>
      </w:r>
      <w:del w:id="2" w:author="Christoffer Vissing" w:date="2023-08-29T12:12:00Z">
        <w:r w:rsidRPr="00D66C1F" w:rsidDel="00BF6009">
          <w:rPr>
            <w:rFonts w:ascii="Roboto" w:hAnsi="Roboto" w:cstheme="minorHAnsi"/>
            <w:bCs/>
            <w:lang w:val="en-US"/>
          </w:rPr>
          <w:delText xml:space="preserve"> with or without cardiac affection</w:delText>
        </w:r>
      </w:del>
      <w:r w:rsidRPr="00D66C1F">
        <w:rPr>
          <w:rFonts w:ascii="Roboto" w:hAnsi="Roboto" w:cstheme="minorHAnsi"/>
          <w:bCs/>
          <w:lang w:val="en-US"/>
        </w:rPr>
        <w:t xml:space="preserve">. However, the skeletal muscle phenotype </w:t>
      </w:r>
      <w:del w:id="3" w:author="Christoffer Vissing" w:date="2023-08-29T12:12:00Z">
        <w:r w:rsidRPr="00D66C1F" w:rsidDel="002B498C">
          <w:rPr>
            <w:rFonts w:ascii="Roboto" w:hAnsi="Roboto" w:cstheme="minorHAnsi"/>
            <w:bCs/>
            <w:lang w:val="en-US"/>
          </w:rPr>
          <w:delText xml:space="preserve">has not been systematically evaluated </w:delText>
        </w:r>
      </w:del>
      <w:r w:rsidRPr="00D66C1F">
        <w:rPr>
          <w:rFonts w:ascii="Roboto" w:hAnsi="Roboto" w:cstheme="minorHAnsi"/>
          <w:bCs/>
          <w:lang w:val="en-US"/>
        </w:rPr>
        <w:t xml:space="preserve">in </w:t>
      </w:r>
      <w:r w:rsidR="009D3815">
        <w:rPr>
          <w:rFonts w:ascii="Roboto" w:hAnsi="Roboto" w:cstheme="minorHAnsi"/>
          <w:bCs/>
          <w:lang w:val="en-US"/>
        </w:rPr>
        <w:t>individuals</w:t>
      </w:r>
      <w:r w:rsidR="009D3815" w:rsidRPr="00D66C1F">
        <w:rPr>
          <w:rFonts w:ascii="Roboto" w:hAnsi="Roboto" w:cstheme="minorHAnsi"/>
          <w:bCs/>
          <w:lang w:val="en-US"/>
        </w:rPr>
        <w:t xml:space="preserve"> </w:t>
      </w:r>
      <w:r w:rsidRPr="00D66C1F">
        <w:rPr>
          <w:rFonts w:ascii="Roboto" w:hAnsi="Roboto" w:cstheme="minorHAnsi"/>
          <w:bCs/>
          <w:lang w:val="en-US"/>
        </w:rPr>
        <w:t xml:space="preserve">carrying heterozygous truncating </w:t>
      </w:r>
      <w:r w:rsidRPr="00D66C1F">
        <w:rPr>
          <w:rFonts w:ascii="Roboto" w:hAnsi="Roboto" w:cstheme="minorHAnsi"/>
          <w:bCs/>
          <w:i/>
          <w:iCs/>
          <w:lang w:val="en-US"/>
        </w:rPr>
        <w:t>TTN</w:t>
      </w:r>
      <w:r w:rsidRPr="00D66C1F">
        <w:rPr>
          <w:rFonts w:ascii="Roboto" w:hAnsi="Roboto" w:cstheme="minorHAnsi"/>
          <w:bCs/>
          <w:lang w:val="en-US"/>
        </w:rPr>
        <w:t xml:space="preserve"> variants (TTNtv), the </w:t>
      </w:r>
      <w:del w:id="4" w:author="Christoffer Vissing" w:date="2023-08-29T12:02:00Z">
        <w:r w:rsidRPr="00D66C1F" w:rsidDel="00E85121">
          <w:rPr>
            <w:rFonts w:ascii="Roboto" w:hAnsi="Roboto" w:cstheme="minorHAnsi"/>
            <w:bCs/>
            <w:lang w:val="en-US"/>
          </w:rPr>
          <w:delText>most common</w:delText>
        </w:r>
      </w:del>
      <w:ins w:id="5" w:author="Christoffer Vissing" w:date="2023-08-29T12:02:00Z">
        <w:r w:rsidR="00E85121">
          <w:rPr>
            <w:rFonts w:ascii="Roboto" w:hAnsi="Roboto" w:cstheme="minorHAnsi"/>
            <w:bCs/>
            <w:lang w:val="en-US"/>
          </w:rPr>
          <w:t>leading</w:t>
        </w:r>
      </w:ins>
      <w:r w:rsidRPr="00D66C1F">
        <w:rPr>
          <w:rFonts w:ascii="Roboto" w:hAnsi="Roboto" w:cstheme="minorHAnsi"/>
          <w:bCs/>
          <w:lang w:val="en-US"/>
        </w:rPr>
        <w:t xml:space="preserve"> cause of DCM</w:t>
      </w:r>
      <w:ins w:id="6" w:author="Christoffer Vissing" w:date="2023-08-29T12:13:00Z">
        <w:r w:rsidR="002B498C">
          <w:rPr>
            <w:rFonts w:ascii="Roboto" w:hAnsi="Roboto" w:cstheme="minorHAnsi"/>
            <w:bCs/>
            <w:lang w:val="en-US"/>
          </w:rPr>
          <w:t>,</w:t>
        </w:r>
        <w:r w:rsidR="002B498C" w:rsidRPr="002B498C">
          <w:rPr>
            <w:rFonts w:ascii="Roboto" w:hAnsi="Roboto" w:cstheme="minorHAnsi"/>
            <w:bCs/>
            <w:lang w:val="en-US"/>
          </w:rPr>
          <w:t xml:space="preserve"> </w:t>
        </w:r>
        <w:r w:rsidR="002B498C">
          <w:rPr>
            <w:rFonts w:ascii="Roboto" w:hAnsi="Roboto" w:cstheme="minorHAnsi"/>
            <w:bCs/>
            <w:lang w:val="en-US"/>
          </w:rPr>
          <w:t>is understudied</w:t>
        </w:r>
      </w:ins>
      <w:r w:rsidRPr="00D66C1F">
        <w:rPr>
          <w:rFonts w:ascii="Roboto" w:hAnsi="Roboto" w:cstheme="minorHAnsi"/>
          <w:bCs/>
          <w:lang w:val="en-US"/>
        </w:rPr>
        <w:t xml:space="preserve">. </w:t>
      </w:r>
    </w:p>
    <w:p w14:paraId="2A869963" w14:textId="3AF4C2A1" w:rsidR="00F4339F" w:rsidRPr="00D66C1F" w:rsidRDefault="00F4339F" w:rsidP="005005AE">
      <w:pPr>
        <w:spacing w:after="120" w:line="360" w:lineRule="auto"/>
        <w:rPr>
          <w:rFonts w:ascii="Roboto" w:hAnsi="Roboto" w:cstheme="minorHAnsi"/>
          <w:b/>
          <w:lang w:val="en-US"/>
        </w:rPr>
      </w:pPr>
      <w:r w:rsidRPr="00D66C1F">
        <w:rPr>
          <w:rFonts w:ascii="Roboto" w:hAnsi="Roboto" w:cstheme="minorHAnsi"/>
          <w:b/>
          <w:lang w:val="en-US"/>
        </w:rPr>
        <w:t xml:space="preserve">Objectives: </w:t>
      </w:r>
      <w:r w:rsidR="009D3815">
        <w:rPr>
          <w:rFonts w:ascii="Roboto" w:hAnsi="Roboto" w:cstheme="minorHAnsi"/>
          <w:bCs/>
          <w:lang w:val="en-US"/>
        </w:rPr>
        <w:t>A</w:t>
      </w:r>
      <w:r w:rsidRPr="00D66C1F">
        <w:rPr>
          <w:rFonts w:ascii="Roboto" w:hAnsi="Roboto" w:cstheme="minorHAnsi"/>
          <w:bCs/>
          <w:lang w:val="en-US"/>
        </w:rPr>
        <w:t>ssess the skeletal muscle phenotype associated with TTNtv.</w:t>
      </w:r>
    </w:p>
    <w:p w14:paraId="08B73F56" w14:textId="3879981A"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Methods:</w:t>
      </w:r>
      <w:ins w:id="7" w:author="Christoffer Vissing" w:date="2023-08-29T12:15:00Z">
        <w:r w:rsidR="002B498C" w:rsidRPr="00D66C1F" w:rsidDel="002B498C">
          <w:rPr>
            <w:rFonts w:ascii="Roboto" w:hAnsi="Roboto" w:cstheme="minorHAnsi"/>
            <w:b/>
            <w:lang w:val="en-US"/>
          </w:rPr>
          <w:t xml:space="preserve"> </w:t>
        </w:r>
      </w:ins>
      <w:del w:id="8" w:author="Christoffer Vissing" w:date="2023-08-29T12:15:00Z">
        <w:r w:rsidRPr="00D66C1F" w:rsidDel="002B498C">
          <w:rPr>
            <w:rFonts w:ascii="Roboto" w:hAnsi="Roboto" w:cstheme="minorHAnsi"/>
            <w:b/>
            <w:lang w:val="en-US"/>
          </w:rPr>
          <w:delText xml:space="preserve"> </w:delText>
        </w:r>
      </w:del>
      <w:ins w:id="9" w:author="Christoffer Vissing" w:date="2023-08-29T12:17:00Z">
        <w:r w:rsidR="002B498C">
          <w:rPr>
            <w:rFonts w:ascii="Roboto" w:hAnsi="Roboto" w:cstheme="minorHAnsi"/>
            <w:lang w:val="en-US"/>
          </w:rPr>
          <w:t>Participants with TTNtv</w:t>
        </w:r>
      </w:ins>
      <w:ins w:id="10" w:author="Christoffer Vissing" w:date="2023-08-29T12:18:00Z">
        <w:r w:rsidR="002B498C">
          <w:rPr>
            <w:rFonts w:ascii="Roboto" w:hAnsi="Roboto" w:cstheme="minorHAnsi"/>
            <w:lang w:val="en-US"/>
          </w:rPr>
          <w:t xml:space="preserve"> were included in</w:t>
        </w:r>
      </w:ins>
      <w:ins w:id="11" w:author="Christoffer Vissing" w:date="2023-08-29T12:06:00Z">
        <w:r w:rsidR="00BF6009">
          <w:rPr>
            <w:rFonts w:ascii="Roboto" w:hAnsi="Roboto" w:cstheme="minorHAnsi"/>
            <w:lang w:val="en-US"/>
          </w:rPr>
          <w:t xml:space="preserve"> a</w:t>
        </w:r>
      </w:ins>
      <w:del w:id="12" w:author="Christoffer Vissing" w:date="2023-08-29T12:06:00Z">
        <w:r w:rsidRPr="00D66C1F" w:rsidDel="00BF6009">
          <w:rPr>
            <w:rFonts w:ascii="Roboto" w:hAnsi="Roboto" w:cstheme="minorHAnsi"/>
            <w:lang w:val="en-US"/>
          </w:rPr>
          <w:delText>This</w:delText>
        </w:r>
      </w:del>
      <w:r w:rsidRPr="00D66C1F">
        <w:rPr>
          <w:rFonts w:ascii="Roboto" w:hAnsi="Roboto" w:cstheme="minorHAnsi"/>
          <w:lang w:val="en-US"/>
        </w:rPr>
        <w:t xml:space="preserve"> cross-sectional </w:t>
      </w:r>
      <w:proofErr w:type="spellStart"/>
      <w:proofErr w:type="gramStart"/>
      <w:r w:rsidRPr="00D66C1F">
        <w:rPr>
          <w:rFonts w:ascii="Roboto" w:hAnsi="Roboto" w:cstheme="minorHAnsi"/>
          <w:lang w:val="en-US"/>
        </w:rPr>
        <w:t>study</w:t>
      </w:r>
      <w:ins w:id="13" w:author="Christoffer Vissing" w:date="2023-08-29T12:18:00Z">
        <w:r w:rsidR="002B498C">
          <w:rPr>
            <w:rFonts w:ascii="Roboto" w:hAnsi="Roboto" w:cstheme="minorHAnsi"/>
            <w:lang w:val="en-US"/>
          </w:rPr>
          <w:t>.S</w:t>
        </w:r>
      </w:ins>
      <w:ins w:id="14" w:author="Christoffer Vissing" w:date="2023-08-29T12:16:00Z">
        <w:r w:rsidR="002B498C" w:rsidRPr="00D66C1F">
          <w:rPr>
            <w:rFonts w:ascii="Roboto" w:hAnsi="Roboto" w:cstheme="minorHAnsi"/>
            <w:lang w:val="en-US"/>
          </w:rPr>
          <w:t>keletal</w:t>
        </w:r>
        <w:proofErr w:type="spellEnd"/>
        <w:proofErr w:type="gramEnd"/>
        <w:r w:rsidR="002B498C" w:rsidRPr="00D66C1F">
          <w:rPr>
            <w:rFonts w:ascii="Roboto" w:hAnsi="Roboto" w:cstheme="minorHAnsi"/>
            <w:lang w:val="en-US"/>
          </w:rPr>
          <w:t xml:space="preserve"> muscle fat fraction </w:t>
        </w:r>
      </w:ins>
      <w:ins w:id="15" w:author="Christoffer Vissing" w:date="2023-08-29T12:18:00Z">
        <w:r w:rsidR="002B498C">
          <w:rPr>
            <w:rFonts w:ascii="Roboto" w:hAnsi="Roboto" w:cstheme="minorHAnsi"/>
            <w:lang w:val="en-US"/>
          </w:rPr>
          <w:t xml:space="preserve">was </w:t>
        </w:r>
      </w:ins>
      <w:ins w:id="16" w:author="Christoffer Vissing" w:date="2023-08-29T12:19:00Z">
        <w:r w:rsidR="002B498C">
          <w:rPr>
            <w:rFonts w:ascii="Roboto" w:hAnsi="Roboto" w:cstheme="minorHAnsi"/>
            <w:lang w:val="en-US"/>
          </w:rPr>
          <w:t>evaluated by</w:t>
        </w:r>
      </w:ins>
      <w:ins w:id="17" w:author="Christoffer Vissing" w:date="2023-08-29T12:16:00Z">
        <w:r w:rsidR="002B498C" w:rsidRPr="00D66C1F">
          <w:rPr>
            <w:rFonts w:ascii="Roboto" w:hAnsi="Roboto" w:cstheme="minorHAnsi"/>
            <w:lang w:val="en-US"/>
          </w:rPr>
          <w:t xml:space="preserve"> magnetic resonance imaging</w:t>
        </w:r>
        <w:r w:rsidR="002B498C">
          <w:rPr>
            <w:rFonts w:ascii="Roboto" w:hAnsi="Roboto" w:cstheme="minorHAnsi"/>
            <w:lang w:val="en-US"/>
          </w:rPr>
          <w:t xml:space="preserve"> (compared </w:t>
        </w:r>
      </w:ins>
      <w:ins w:id="18" w:author="Christoffer Vissing" w:date="2023-08-29T12:19:00Z">
        <w:r w:rsidR="002B498C">
          <w:rPr>
            <w:rFonts w:ascii="Roboto" w:hAnsi="Roboto" w:cstheme="minorHAnsi"/>
            <w:lang w:val="en-US"/>
          </w:rPr>
          <w:t>against</w:t>
        </w:r>
      </w:ins>
      <w:ins w:id="19" w:author="Christoffer Vissing" w:date="2023-08-29T12:16:00Z">
        <w:r w:rsidR="002B498C">
          <w:rPr>
            <w:rFonts w:ascii="Roboto" w:hAnsi="Roboto" w:cstheme="minorHAnsi"/>
            <w:lang w:val="en-US"/>
          </w:rPr>
          <w:t xml:space="preserve"> healthy</w:t>
        </w:r>
        <w:r w:rsidR="002B498C" w:rsidRPr="00D66C1F">
          <w:rPr>
            <w:rFonts w:ascii="Roboto" w:hAnsi="Roboto" w:cstheme="minorHAnsi"/>
            <w:lang w:val="en-US"/>
          </w:rPr>
          <w:t xml:space="preserve"> controls</w:t>
        </w:r>
        <w:r w:rsidR="002B498C">
          <w:rPr>
            <w:rFonts w:ascii="Roboto" w:hAnsi="Roboto" w:cstheme="minorHAnsi"/>
            <w:lang w:val="en-US"/>
          </w:rPr>
          <w:t xml:space="preserve"> and controls with non-TTNtv DCM)</w:t>
        </w:r>
      </w:ins>
      <w:ins w:id="20" w:author="Christoffer Vissing" w:date="2023-08-29T12:20:00Z">
        <w:r w:rsidR="002B498C">
          <w:rPr>
            <w:rFonts w:ascii="Roboto" w:hAnsi="Roboto" w:cstheme="minorHAnsi"/>
            <w:lang w:val="en-US"/>
          </w:rPr>
          <w:t>. M</w:t>
        </w:r>
      </w:ins>
      <w:ins w:id="21" w:author="Christoffer Vissing" w:date="2023-08-29T12:16:00Z">
        <w:r w:rsidR="002B498C" w:rsidRPr="00D66C1F">
          <w:rPr>
            <w:rFonts w:ascii="Roboto" w:hAnsi="Roboto" w:cstheme="minorHAnsi"/>
            <w:lang w:val="en-US"/>
          </w:rPr>
          <w:t>uscle strength</w:t>
        </w:r>
      </w:ins>
      <w:ins w:id="22" w:author="Christoffer Vissing" w:date="2023-08-29T12:20:00Z">
        <w:r w:rsidR="002B498C">
          <w:rPr>
            <w:rFonts w:ascii="Roboto" w:hAnsi="Roboto" w:cstheme="minorHAnsi"/>
            <w:lang w:val="en-US"/>
          </w:rPr>
          <w:t xml:space="preserve"> was evaluated</w:t>
        </w:r>
      </w:ins>
      <w:ins w:id="23" w:author="Christoffer Vissing" w:date="2023-08-29T12:16:00Z">
        <w:r w:rsidR="002B498C">
          <w:rPr>
            <w:rFonts w:ascii="Roboto" w:hAnsi="Roboto" w:cstheme="minorHAnsi"/>
            <w:lang w:val="en-US"/>
          </w:rPr>
          <w:t xml:space="preserve"> by dynamometry</w:t>
        </w:r>
        <w:r w:rsidR="002B498C" w:rsidRPr="00D66C1F">
          <w:rPr>
            <w:rFonts w:ascii="Roboto" w:hAnsi="Roboto" w:cstheme="minorHAnsi"/>
            <w:lang w:val="en-US"/>
          </w:rPr>
          <w:t xml:space="preserve"> and muscle biopsies </w:t>
        </w:r>
      </w:ins>
      <w:ins w:id="24" w:author="Christoffer Vissing" w:date="2023-08-29T12:20:00Z">
        <w:r w:rsidR="002B498C">
          <w:rPr>
            <w:rFonts w:ascii="Roboto" w:hAnsi="Roboto" w:cstheme="minorHAnsi"/>
            <w:lang w:val="en-US"/>
          </w:rPr>
          <w:t>were analyzed</w:t>
        </w:r>
      </w:ins>
      <w:del w:id="25" w:author="Christoffer Vissing" w:date="2023-08-29T12:06:00Z">
        <w:r w:rsidRPr="00D66C1F" w:rsidDel="00BF6009">
          <w:rPr>
            <w:rFonts w:ascii="Roboto" w:hAnsi="Roboto" w:cstheme="minorHAnsi"/>
            <w:lang w:val="en-US"/>
          </w:rPr>
          <w:delText xml:space="preserve"> examined </w:delText>
        </w:r>
      </w:del>
      <w:del w:id="26" w:author="Christoffer Vissing" w:date="2023-08-29T12:04:00Z">
        <w:r w:rsidR="009D3815" w:rsidDel="00BF6009">
          <w:rPr>
            <w:rFonts w:ascii="Roboto" w:hAnsi="Roboto" w:cstheme="minorHAnsi"/>
            <w:lang w:val="en-US"/>
          </w:rPr>
          <w:delText>s</w:delText>
        </w:r>
        <w:r w:rsidRPr="00D66C1F" w:rsidDel="00BF6009">
          <w:rPr>
            <w:rFonts w:ascii="Roboto" w:hAnsi="Roboto" w:cstheme="minorHAnsi"/>
            <w:lang w:val="en-US"/>
          </w:rPr>
          <w:delText xml:space="preserve">keletal muscle involvement </w:delText>
        </w:r>
      </w:del>
      <w:del w:id="27" w:author="Christoffer Vissing" w:date="2023-08-29T12:06:00Z">
        <w:r w:rsidR="009D3815" w:rsidDel="00BF6009">
          <w:rPr>
            <w:rFonts w:ascii="Roboto" w:hAnsi="Roboto" w:cstheme="minorHAnsi"/>
            <w:lang w:val="en-US"/>
          </w:rPr>
          <w:delText>in individuals with TTN</w:delText>
        </w:r>
        <w:r w:rsidR="008954E7" w:rsidDel="00BF6009">
          <w:rPr>
            <w:rFonts w:ascii="Roboto" w:hAnsi="Roboto" w:cstheme="minorHAnsi"/>
            <w:lang w:val="en-US"/>
          </w:rPr>
          <w:delText>t</w:delText>
        </w:r>
        <w:r w:rsidR="009D3815" w:rsidDel="00BF6009">
          <w:rPr>
            <w:rFonts w:ascii="Roboto" w:hAnsi="Roboto" w:cstheme="minorHAnsi"/>
            <w:lang w:val="en-US"/>
          </w:rPr>
          <w:delText>v</w:delText>
        </w:r>
        <w:r w:rsidRPr="00D66C1F" w:rsidDel="00BF6009">
          <w:rPr>
            <w:rFonts w:ascii="Roboto" w:hAnsi="Roboto" w:cstheme="minorHAnsi"/>
            <w:lang w:val="en-US"/>
          </w:rPr>
          <w:delText xml:space="preserve"> </w:delText>
        </w:r>
      </w:del>
      <w:del w:id="28" w:author="Christoffer Vissing" w:date="2023-08-29T12:04:00Z">
        <w:r w:rsidRPr="00D66C1F" w:rsidDel="00BF6009">
          <w:rPr>
            <w:rFonts w:ascii="Roboto" w:hAnsi="Roboto" w:cstheme="minorHAnsi"/>
            <w:lang w:val="en-US"/>
          </w:rPr>
          <w:delText xml:space="preserve">by quantifying </w:delText>
        </w:r>
      </w:del>
      <w:del w:id="29" w:author="Christoffer Vissing" w:date="2023-08-29T12:06:00Z">
        <w:r w:rsidRPr="00D66C1F" w:rsidDel="00BF6009">
          <w:rPr>
            <w:rFonts w:ascii="Roboto" w:hAnsi="Roboto" w:cstheme="minorHAnsi"/>
            <w:lang w:val="en-US"/>
          </w:rPr>
          <w:delText xml:space="preserve">and comparing </w:delText>
        </w:r>
      </w:del>
      <w:del w:id="30" w:author="Christoffer Vissing" w:date="2023-08-29T12:04:00Z">
        <w:r w:rsidRPr="00D66C1F" w:rsidDel="00BF6009">
          <w:rPr>
            <w:rFonts w:ascii="Roboto" w:hAnsi="Roboto" w:cstheme="minorHAnsi"/>
            <w:lang w:val="en-US"/>
          </w:rPr>
          <w:delText xml:space="preserve">fat fraction from muscle magnetic resonance imaging </w:delText>
        </w:r>
      </w:del>
      <w:del w:id="31" w:author="Christoffer Vissing" w:date="2023-08-29T12:06:00Z">
        <w:r w:rsidRPr="00D66C1F" w:rsidDel="00BF6009">
          <w:rPr>
            <w:rFonts w:ascii="Roboto" w:hAnsi="Roboto" w:cstheme="minorHAnsi"/>
            <w:lang w:val="en-US"/>
          </w:rPr>
          <w:delText>to</w:delText>
        </w:r>
      </w:del>
      <w:del w:id="32" w:author="Christoffer Vissing" w:date="2023-08-29T12:05:00Z">
        <w:r w:rsidRPr="00D66C1F" w:rsidDel="00BF6009">
          <w:rPr>
            <w:rFonts w:ascii="Roboto" w:hAnsi="Roboto" w:cstheme="minorHAnsi"/>
            <w:lang w:val="en-US"/>
          </w:rPr>
          <w:delText xml:space="preserve"> controls</w:delText>
        </w:r>
      </w:del>
      <w:del w:id="33" w:author="Christoffer Vissing" w:date="2023-08-24T11:53:00Z">
        <w:r w:rsidR="00F75ED6" w:rsidDel="0007299B">
          <w:rPr>
            <w:rFonts w:ascii="Roboto" w:hAnsi="Roboto" w:cstheme="minorHAnsi"/>
            <w:lang w:val="en-US"/>
          </w:rPr>
          <w:delText xml:space="preserve"> </w:delText>
        </w:r>
        <w:r w:rsidR="005237FF" w:rsidDel="0007299B">
          <w:rPr>
            <w:rFonts w:ascii="Roboto" w:hAnsi="Roboto" w:cstheme="minorHAnsi"/>
            <w:lang w:val="en-US"/>
          </w:rPr>
          <w:delText>(</w:delText>
        </w:r>
        <w:r w:rsidR="00F75ED6" w:rsidDel="0007299B">
          <w:rPr>
            <w:rFonts w:ascii="Roboto" w:hAnsi="Roboto" w:cstheme="minorHAnsi"/>
            <w:lang w:val="en-US"/>
          </w:rPr>
          <w:delText>matched on body</w:delText>
        </w:r>
        <w:r w:rsidR="005237FF" w:rsidDel="0007299B">
          <w:rPr>
            <w:rFonts w:ascii="Roboto" w:hAnsi="Roboto" w:cstheme="minorHAnsi"/>
            <w:lang w:val="en-US"/>
          </w:rPr>
          <w:delText>-size</w:delText>
        </w:r>
        <w:r w:rsidR="00F75ED6" w:rsidDel="0007299B">
          <w:rPr>
            <w:rFonts w:ascii="Roboto" w:hAnsi="Roboto" w:cstheme="minorHAnsi"/>
            <w:lang w:val="en-US"/>
          </w:rPr>
          <w:delText>, sex and age</w:delText>
        </w:r>
        <w:r w:rsidR="005237FF" w:rsidDel="0007299B">
          <w:rPr>
            <w:rFonts w:ascii="Roboto" w:hAnsi="Roboto" w:cstheme="minorHAnsi"/>
            <w:lang w:val="en-US"/>
          </w:rPr>
          <w:delText>)</w:delText>
        </w:r>
      </w:del>
      <w:del w:id="34" w:author="Christoffer Vissing" w:date="2023-08-29T12:06:00Z">
        <w:r w:rsidR="006416BD" w:rsidDel="00BF6009">
          <w:rPr>
            <w:rFonts w:ascii="Roboto" w:hAnsi="Roboto" w:cstheme="minorHAnsi"/>
            <w:lang w:val="en-US"/>
          </w:rPr>
          <w:delText>, and evaluating</w:delText>
        </w:r>
      </w:del>
      <w:del w:id="35" w:author="Christoffer Vissing" w:date="2023-08-29T12:05:00Z">
        <w:r w:rsidRPr="00D66C1F" w:rsidDel="00BF6009">
          <w:rPr>
            <w:rFonts w:ascii="Roboto" w:hAnsi="Roboto" w:cstheme="minorHAnsi"/>
            <w:lang w:val="en-US"/>
          </w:rPr>
          <w:delText xml:space="preserve"> muscle strength</w:delText>
        </w:r>
        <w:r w:rsidR="006416BD" w:rsidDel="00BF6009">
          <w:rPr>
            <w:rFonts w:ascii="Roboto" w:hAnsi="Roboto" w:cstheme="minorHAnsi"/>
            <w:lang w:val="en-US"/>
          </w:rPr>
          <w:delText xml:space="preserve"> by dynamometry</w:delText>
        </w:r>
        <w:r w:rsidRPr="00D66C1F" w:rsidDel="00BF6009">
          <w:rPr>
            <w:rFonts w:ascii="Roboto" w:hAnsi="Roboto" w:cstheme="minorHAnsi"/>
            <w:lang w:val="en-US"/>
          </w:rPr>
          <w:delText xml:space="preserve"> and </w:delText>
        </w:r>
        <w:r w:rsidR="006416BD" w:rsidDel="00BF6009">
          <w:rPr>
            <w:rFonts w:ascii="Roboto" w:hAnsi="Roboto" w:cstheme="minorHAnsi"/>
            <w:lang w:val="en-US"/>
          </w:rPr>
          <w:delText xml:space="preserve">features from </w:delText>
        </w:r>
        <w:r w:rsidRPr="00D66C1F" w:rsidDel="00BF6009">
          <w:rPr>
            <w:rFonts w:ascii="Roboto" w:hAnsi="Roboto" w:cstheme="minorHAnsi"/>
            <w:lang w:val="en-US"/>
          </w:rPr>
          <w:delText>muscle biopsies</w:delText>
        </w:r>
      </w:del>
      <w:r w:rsidRPr="00D66C1F">
        <w:rPr>
          <w:rFonts w:ascii="Roboto" w:hAnsi="Roboto" w:cstheme="minorHAnsi"/>
          <w:lang w:val="en-US"/>
        </w:rPr>
        <w:t xml:space="preserve">. </w:t>
      </w:r>
    </w:p>
    <w:p w14:paraId="6CB290EB" w14:textId="25010B9F" w:rsidR="00BB32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Results:</w:t>
      </w:r>
      <w:r w:rsidRPr="00D66C1F">
        <w:rPr>
          <w:rFonts w:ascii="Roboto" w:hAnsi="Roboto" w:cstheme="minorHAnsi"/>
          <w:bCs/>
          <w:lang w:val="en-US"/>
        </w:rPr>
        <w:t xml:space="preserve"> Twenty-five </w:t>
      </w:r>
      <w:ins w:id="36" w:author="Christoffer Vissing" w:date="2023-08-29T12:06:00Z">
        <w:r w:rsidR="00BF6009">
          <w:rPr>
            <w:rFonts w:ascii="Roboto" w:hAnsi="Roboto" w:cstheme="minorHAnsi"/>
            <w:bCs/>
            <w:lang w:val="en-US"/>
          </w:rPr>
          <w:t>TTNtv-</w:t>
        </w:r>
      </w:ins>
      <w:r>
        <w:rPr>
          <w:rFonts w:ascii="Roboto" w:hAnsi="Roboto" w:cstheme="minorHAnsi"/>
          <w:bCs/>
          <w:lang w:val="en-US"/>
        </w:rPr>
        <w:t>participants</w:t>
      </w:r>
      <w:r w:rsidRPr="00D66C1F">
        <w:rPr>
          <w:rFonts w:ascii="Roboto" w:hAnsi="Roboto" w:cstheme="minorHAnsi"/>
          <w:bCs/>
          <w:lang w:val="en-US"/>
        </w:rPr>
        <w:t xml:space="preserve"> (11 women, age 51±15 years, left ventricular ejection fraction 45±10%) </w:t>
      </w:r>
      <w:del w:id="37" w:author="Christoffer Vissing" w:date="2023-08-29T12:06:00Z">
        <w:r w:rsidRPr="00D66C1F" w:rsidDel="00BF6009">
          <w:rPr>
            <w:rFonts w:ascii="Roboto" w:hAnsi="Roboto" w:cstheme="minorHAnsi"/>
            <w:bCs/>
            <w:lang w:val="en-US"/>
          </w:rPr>
          <w:delText xml:space="preserve">with TTNtv </w:delText>
        </w:r>
      </w:del>
      <w:r w:rsidRPr="00D66C1F">
        <w:rPr>
          <w:rFonts w:ascii="Roboto" w:hAnsi="Roboto" w:cstheme="minorHAnsi"/>
          <w:bCs/>
          <w:lang w:val="en-US"/>
        </w:rPr>
        <w:t xml:space="preserve">were included (19 had DCM). </w:t>
      </w:r>
      <w:r w:rsidR="00133B39">
        <w:rPr>
          <w:rFonts w:ascii="Roboto" w:hAnsi="Roboto" w:cstheme="minorHAnsi"/>
          <w:bCs/>
          <w:lang w:val="en-US"/>
        </w:rPr>
        <w:t>C</w:t>
      </w:r>
      <w:r w:rsidR="00133B39" w:rsidRPr="00D66C1F">
        <w:rPr>
          <w:rFonts w:ascii="Roboto" w:hAnsi="Roboto" w:cstheme="minorHAnsi"/>
          <w:bCs/>
          <w:lang w:val="en-US"/>
        </w:rPr>
        <w:t>ompared to</w:t>
      </w:r>
      <w:r w:rsidR="00133B39">
        <w:rPr>
          <w:rFonts w:ascii="Roboto" w:hAnsi="Roboto" w:cstheme="minorHAnsi"/>
          <w:bCs/>
          <w:lang w:val="en-US"/>
        </w:rPr>
        <w:t xml:space="preserve"> </w:t>
      </w:r>
      <w:ins w:id="38" w:author="Christoffer Vissing" w:date="2023-08-24T11:51:00Z">
        <w:r w:rsidR="0007299B">
          <w:rPr>
            <w:rFonts w:ascii="Roboto" w:hAnsi="Roboto" w:cstheme="minorHAnsi"/>
            <w:bCs/>
            <w:lang w:val="en-US"/>
          </w:rPr>
          <w:t xml:space="preserve">healthy </w:t>
        </w:r>
      </w:ins>
      <w:r w:rsidR="00133B39" w:rsidRPr="00D66C1F">
        <w:rPr>
          <w:rFonts w:ascii="Roboto" w:hAnsi="Roboto" w:cstheme="minorHAnsi"/>
          <w:bCs/>
          <w:lang w:val="en-US"/>
        </w:rPr>
        <w:t>controls</w:t>
      </w:r>
      <w:ins w:id="39" w:author="Christoffer Vissing" w:date="2023-08-24T11:51:00Z">
        <w:r w:rsidR="0007299B">
          <w:rPr>
            <w:rFonts w:ascii="Roboto" w:hAnsi="Roboto" w:cstheme="minorHAnsi"/>
            <w:bCs/>
            <w:lang w:val="en-US"/>
          </w:rPr>
          <w:t xml:space="preserve"> (n=25)</w:t>
        </w:r>
      </w:ins>
      <w:r w:rsidR="00133B39">
        <w:rPr>
          <w:rFonts w:ascii="Roboto" w:hAnsi="Roboto" w:cstheme="minorHAnsi"/>
          <w:bCs/>
          <w:lang w:val="en-US"/>
        </w:rPr>
        <w:t xml:space="preserve">, </w:t>
      </w:r>
      <w:del w:id="40" w:author="Christoffer Vissing" w:date="2023-08-29T12:21:00Z">
        <w:r w:rsidR="00133B39" w:rsidDel="002B498C">
          <w:rPr>
            <w:rFonts w:ascii="Roboto" w:hAnsi="Roboto" w:cstheme="minorHAnsi"/>
            <w:bCs/>
            <w:lang w:val="en-US"/>
          </w:rPr>
          <w:delText>p</w:delText>
        </w:r>
        <w:r w:rsidDel="002B498C">
          <w:rPr>
            <w:rFonts w:ascii="Roboto" w:hAnsi="Roboto" w:cstheme="minorHAnsi"/>
            <w:bCs/>
            <w:lang w:val="en-US"/>
          </w:rPr>
          <w:delText>articipants</w:delText>
        </w:r>
        <w:r w:rsidRPr="00D66C1F" w:rsidDel="002B498C">
          <w:rPr>
            <w:rFonts w:ascii="Roboto" w:hAnsi="Roboto" w:cstheme="minorHAnsi"/>
            <w:bCs/>
            <w:lang w:val="en-US"/>
          </w:rPr>
          <w:delText xml:space="preserve"> with TTNtv had higher </w:delText>
        </w:r>
      </w:del>
      <w:r w:rsidRPr="00D66C1F">
        <w:rPr>
          <w:rFonts w:ascii="Roboto" w:hAnsi="Roboto" w:cstheme="minorHAnsi"/>
          <w:bCs/>
          <w:lang w:val="en-US"/>
        </w:rPr>
        <w:t>fat fraction</w:t>
      </w:r>
      <w:ins w:id="41" w:author="Christoffer Vissing" w:date="2023-08-29T12:21:00Z">
        <w:r w:rsidR="002B498C">
          <w:rPr>
            <w:rFonts w:ascii="Roboto" w:hAnsi="Roboto" w:cstheme="minorHAnsi"/>
            <w:bCs/>
            <w:lang w:val="en-US"/>
          </w:rPr>
          <w:t xml:space="preserve"> was higher</w:t>
        </w:r>
      </w:ins>
      <w:r w:rsidRPr="00D66C1F">
        <w:rPr>
          <w:rFonts w:ascii="Roboto" w:hAnsi="Roboto" w:cstheme="minorHAnsi"/>
          <w:bCs/>
          <w:lang w:val="en-US"/>
        </w:rPr>
        <w:t xml:space="preserve"> in calf- (12.5% vs 9.9%, p=0.013), thigh- (12.2% vs 9.3%, p=0.004) and </w:t>
      </w:r>
      <w:r>
        <w:rPr>
          <w:rFonts w:ascii="Roboto" w:hAnsi="Roboto" w:cstheme="minorHAnsi"/>
          <w:bCs/>
          <w:lang w:val="en-US"/>
        </w:rPr>
        <w:t xml:space="preserve">paraspinal </w:t>
      </w:r>
      <w:r w:rsidRPr="00D66C1F">
        <w:rPr>
          <w:rFonts w:ascii="Roboto" w:hAnsi="Roboto" w:cstheme="minorHAnsi"/>
          <w:bCs/>
          <w:lang w:val="en-US"/>
        </w:rPr>
        <w:t>muscles (18.8% vs 13.9%, p=0.008)</w:t>
      </w:r>
      <w:ins w:id="42" w:author="Christoffer Vissing" w:date="2023-08-29T12:21:00Z">
        <w:r w:rsidR="002B498C">
          <w:rPr>
            <w:rFonts w:ascii="Roboto" w:hAnsi="Roboto" w:cstheme="minorHAnsi"/>
            <w:bCs/>
            <w:lang w:val="en-US"/>
          </w:rPr>
          <w:t xml:space="preserve"> of TTNtv-participants</w:t>
        </w:r>
      </w:ins>
      <w:r w:rsidRPr="00D66C1F">
        <w:rPr>
          <w:rFonts w:ascii="Roboto" w:hAnsi="Roboto" w:cstheme="minorHAnsi"/>
          <w:bCs/>
          <w:lang w:val="en-US"/>
        </w:rPr>
        <w:t>.</w:t>
      </w:r>
      <w:ins w:id="43" w:author="Christoffer Vissing" w:date="2023-08-27T16:28:00Z">
        <w:r w:rsidR="00777D27">
          <w:rPr>
            <w:rFonts w:ascii="Roboto" w:hAnsi="Roboto" w:cstheme="minorHAnsi"/>
            <w:bCs/>
            <w:lang w:val="en-US"/>
          </w:rPr>
          <w:t xml:space="preserve"> </w:t>
        </w:r>
      </w:ins>
      <w:ins w:id="44" w:author="Christoffer Vissing" w:date="2023-08-29T12:21:00Z">
        <w:r w:rsidR="002B498C">
          <w:rPr>
            <w:rFonts w:ascii="Roboto" w:hAnsi="Roboto" w:cstheme="minorHAnsi"/>
            <w:bCs/>
            <w:lang w:val="en-US"/>
          </w:rPr>
          <w:t>L</w:t>
        </w:r>
      </w:ins>
      <w:ins w:id="45" w:author="Christoffer Vissing" w:date="2023-08-27T16:29:00Z">
        <w:r w:rsidR="00777D27">
          <w:rPr>
            <w:rFonts w:ascii="Roboto" w:hAnsi="Roboto" w:cstheme="minorHAnsi"/>
            <w:bCs/>
            <w:lang w:val="en-US"/>
          </w:rPr>
          <w:t>inear</w:t>
        </w:r>
      </w:ins>
      <w:ins w:id="46" w:author="Christoffer Vissing" w:date="2023-08-27T16:31:00Z">
        <w:r w:rsidR="00777D27">
          <w:rPr>
            <w:rFonts w:ascii="Roboto" w:hAnsi="Roboto" w:cstheme="minorHAnsi"/>
            <w:bCs/>
            <w:lang w:val="en-US"/>
          </w:rPr>
          <w:t xml:space="preserve"> mixed modelling</w:t>
        </w:r>
      </w:ins>
      <w:ins w:id="47" w:author="Christoffer Vissing" w:date="2023-08-27T16:29:00Z">
        <w:r w:rsidR="00777D27">
          <w:rPr>
            <w:rFonts w:ascii="Roboto" w:hAnsi="Roboto" w:cstheme="minorHAnsi"/>
            <w:bCs/>
            <w:lang w:val="en-US"/>
          </w:rPr>
          <w:t xml:space="preserve">, </w:t>
        </w:r>
      </w:ins>
      <w:ins w:id="48" w:author="Christoffer Vissing" w:date="2023-08-29T12:22:00Z">
        <w:r w:rsidR="002B498C">
          <w:rPr>
            <w:rFonts w:ascii="Roboto" w:hAnsi="Roboto" w:cstheme="minorHAnsi"/>
            <w:bCs/>
            <w:lang w:val="en-US"/>
          </w:rPr>
          <w:t xml:space="preserve">found higher </w:t>
        </w:r>
      </w:ins>
      <w:ins w:id="49" w:author="Christoffer Vissing" w:date="2023-08-27T16:29:00Z">
        <w:r w:rsidR="00777D27">
          <w:rPr>
            <w:rFonts w:ascii="Roboto" w:hAnsi="Roboto" w:cstheme="minorHAnsi"/>
            <w:bCs/>
            <w:lang w:val="en-US"/>
          </w:rPr>
          <w:t>fat fractio</w:t>
        </w:r>
      </w:ins>
      <w:ins w:id="50" w:author="Christoffer Vissing" w:date="2023-08-27T16:30:00Z">
        <w:r w:rsidR="00777D27">
          <w:rPr>
            <w:rFonts w:ascii="Roboto" w:hAnsi="Roboto" w:cstheme="minorHAnsi"/>
            <w:bCs/>
            <w:lang w:val="en-US"/>
          </w:rPr>
          <w:t>n</w:t>
        </w:r>
      </w:ins>
      <w:ins w:id="51" w:author="Christoffer Vissing" w:date="2023-08-27T16:32:00Z">
        <w:r w:rsidR="00777D27">
          <w:rPr>
            <w:rFonts w:ascii="Roboto" w:hAnsi="Roboto" w:cstheme="minorHAnsi"/>
            <w:bCs/>
            <w:lang w:val="en-US"/>
          </w:rPr>
          <w:t xml:space="preserve">s </w:t>
        </w:r>
      </w:ins>
      <w:ins w:id="52" w:author="Christoffer Vissing" w:date="2023-08-27T16:30:00Z">
        <w:r w:rsidR="00777D27">
          <w:rPr>
            <w:rFonts w:ascii="Roboto" w:hAnsi="Roboto" w:cstheme="minorHAnsi"/>
            <w:bCs/>
            <w:lang w:val="en-US"/>
          </w:rPr>
          <w:t>in TTNtv participants compare</w:t>
        </w:r>
      </w:ins>
      <w:ins w:id="53" w:author="Christoffer Vissing" w:date="2023-08-29T12:07:00Z">
        <w:r w:rsidR="00BF6009">
          <w:rPr>
            <w:rFonts w:ascii="Roboto" w:hAnsi="Roboto" w:cstheme="minorHAnsi"/>
            <w:bCs/>
            <w:lang w:val="en-US"/>
          </w:rPr>
          <w:t>d</w:t>
        </w:r>
      </w:ins>
      <w:ins w:id="54" w:author="Christoffer Vissing" w:date="2023-08-27T16:30:00Z">
        <w:r w:rsidR="00777D27">
          <w:rPr>
            <w:rFonts w:ascii="Roboto" w:hAnsi="Roboto" w:cstheme="minorHAnsi"/>
            <w:bCs/>
            <w:lang w:val="en-US"/>
          </w:rPr>
          <w:t xml:space="preserve"> to healthy controls (</w:t>
        </w:r>
      </w:ins>
      <w:ins w:id="55" w:author="Christoffer Vissing" w:date="2023-08-27T16:33:00Z">
        <w:r w:rsidR="00777D27" w:rsidRPr="00D66C1F">
          <w:rPr>
            <w:rFonts w:ascii="Roboto" w:hAnsi="Roboto" w:cstheme="minorHAnsi"/>
            <w:lang w:val="en-US"/>
          </w:rPr>
          <w:t>2.5% [CI: 1.4-3.7]</w:t>
        </w:r>
        <w:r w:rsidR="00777D27">
          <w:rPr>
            <w:rFonts w:ascii="Roboto" w:hAnsi="Roboto" w:cstheme="minorHAnsi"/>
            <w:lang w:val="en-US"/>
          </w:rPr>
          <w:t>,</w:t>
        </w:r>
        <w:r w:rsidR="00777D27" w:rsidRPr="00D66C1F">
          <w:rPr>
            <w:rFonts w:ascii="Roboto" w:hAnsi="Roboto" w:cstheme="minorHAnsi"/>
            <w:lang w:val="en-US"/>
          </w:rPr>
          <w:t xml:space="preserve"> p&lt;0.001</w:t>
        </w:r>
      </w:ins>
      <w:ins w:id="56" w:author="Christoffer Vissing" w:date="2023-08-27T16:30:00Z">
        <w:r w:rsidR="00777D27">
          <w:rPr>
            <w:rFonts w:ascii="Roboto" w:hAnsi="Roboto" w:cstheme="minorHAnsi"/>
            <w:bCs/>
            <w:lang w:val="en-US"/>
          </w:rPr>
          <w:t xml:space="preserve">) and controls with non-TTNtv genetic DCM (n=7; </w:t>
        </w:r>
      </w:ins>
      <w:ins w:id="57" w:author="Christoffer Vissing" w:date="2023-08-27T16:33:00Z">
        <w:r w:rsidR="00777D27">
          <w:rPr>
            <w:rFonts w:ascii="Roboto" w:hAnsi="Roboto" w:cstheme="minorHAnsi"/>
            <w:lang w:val="en-US"/>
          </w:rPr>
          <w:t>1</w:t>
        </w:r>
        <w:r w:rsidR="00777D27" w:rsidRPr="00D66C1F">
          <w:rPr>
            <w:rFonts w:ascii="Roboto" w:hAnsi="Roboto" w:cstheme="minorHAnsi"/>
            <w:lang w:val="en-US"/>
          </w:rPr>
          <w:t>.5% [</w:t>
        </w:r>
      </w:ins>
      <w:ins w:id="58" w:author="Christoffer Vissing" w:date="2023-08-27T16:34:00Z">
        <w:r w:rsidR="00777D27">
          <w:rPr>
            <w:rFonts w:ascii="Roboto" w:hAnsi="Roboto" w:cstheme="minorHAnsi"/>
            <w:bCs/>
            <w:lang w:val="en-US"/>
          </w:rPr>
          <w:t>CI: 0.2</w:t>
        </w:r>
        <w:r w:rsidR="00777D27">
          <w:rPr>
            <w:rFonts w:ascii="Roboto" w:hAnsi="Roboto" w:cstheme="minorHAnsi"/>
            <w:bCs/>
            <w:lang w:val="en-US"/>
          </w:rPr>
          <w:t>-</w:t>
        </w:r>
        <w:r w:rsidR="00777D27">
          <w:rPr>
            <w:rFonts w:ascii="Roboto" w:hAnsi="Roboto" w:cstheme="minorHAnsi"/>
            <w:bCs/>
            <w:lang w:val="en-US"/>
          </w:rPr>
          <w:t>2.8</w:t>
        </w:r>
      </w:ins>
      <w:ins w:id="59" w:author="Christoffer Vissing" w:date="2023-08-27T16:33:00Z">
        <w:r w:rsidR="00777D27" w:rsidRPr="00D66C1F">
          <w:rPr>
            <w:rFonts w:ascii="Roboto" w:hAnsi="Roboto" w:cstheme="minorHAnsi"/>
            <w:lang w:val="en-US"/>
          </w:rPr>
          <w:t>]</w:t>
        </w:r>
        <w:r w:rsidR="00777D27">
          <w:rPr>
            <w:rFonts w:ascii="Roboto" w:hAnsi="Roboto" w:cstheme="minorHAnsi"/>
            <w:lang w:val="en-US"/>
          </w:rPr>
          <w:t>,</w:t>
        </w:r>
        <w:r w:rsidR="00777D27" w:rsidRPr="00D66C1F">
          <w:rPr>
            <w:rFonts w:ascii="Roboto" w:hAnsi="Roboto" w:cstheme="minorHAnsi"/>
            <w:lang w:val="en-US"/>
          </w:rPr>
          <w:t xml:space="preserve"> p</w:t>
        </w:r>
        <w:r w:rsidR="00777D27">
          <w:rPr>
            <w:rFonts w:ascii="Roboto" w:hAnsi="Roboto" w:cstheme="minorHAnsi"/>
            <w:lang w:val="en-US"/>
          </w:rPr>
          <w:t>=0.025</w:t>
        </w:r>
      </w:ins>
      <w:ins w:id="60" w:author="Christoffer Vissing" w:date="2023-08-27T16:30:00Z">
        <w:r w:rsidR="00777D27">
          <w:rPr>
            <w:rFonts w:ascii="Roboto" w:hAnsi="Roboto" w:cstheme="minorHAnsi"/>
            <w:bCs/>
            <w:lang w:val="en-US"/>
          </w:rPr>
          <w:t>).</w:t>
        </w:r>
      </w:ins>
      <w:r w:rsidRPr="00D66C1F">
        <w:rPr>
          <w:rFonts w:ascii="Roboto" w:hAnsi="Roboto" w:cstheme="minorHAnsi"/>
          <w:bCs/>
          <w:lang w:val="en-US"/>
        </w:rPr>
        <w:t xml:space="preserve"> Muscle strength was </w:t>
      </w:r>
      <w:del w:id="61" w:author="Christoffer Vissing" w:date="2023-08-29T12:08:00Z">
        <w:r w:rsidRPr="00D66C1F" w:rsidDel="00BF6009">
          <w:rPr>
            <w:rFonts w:ascii="Roboto" w:hAnsi="Roboto" w:cstheme="minorHAnsi"/>
            <w:bCs/>
            <w:lang w:val="en-US"/>
          </w:rPr>
          <w:delText xml:space="preserve">relatively </w:delText>
        </w:r>
        <w:r w:rsidR="00133B39" w:rsidDel="00BF6009">
          <w:rPr>
            <w:rFonts w:ascii="Roboto" w:hAnsi="Roboto" w:cstheme="minorHAnsi"/>
            <w:bCs/>
            <w:lang w:val="en-US"/>
          </w:rPr>
          <w:delText>intact</w:delText>
        </w:r>
        <w:r w:rsidR="006334EA" w:rsidDel="00BF6009">
          <w:rPr>
            <w:rFonts w:ascii="Roboto" w:hAnsi="Roboto" w:cstheme="minorHAnsi"/>
            <w:bCs/>
            <w:lang w:val="en-US"/>
          </w:rPr>
          <w:delText xml:space="preserve"> (</w:delText>
        </w:r>
      </w:del>
      <w:r w:rsidR="006334EA">
        <w:rPr>
          <w:rFonts w:ascii="Roboto" w:hAnsi="Roboto" w:cstheme="minorHAnsi"/>
          <w:bCs/>
          <w:lang w:val="en-US"/>
        </w:rPr>
        <w:t>within 1 SD of normal values</w:t>
      </w:r>
      <w:del w:id="62" w:author="Christoffer Vissing" w:date="2023-08-29T12:08:00Z">
        <w:r w:rsidR="006334EA" w:rsidDel="00BF6009">
          <w:rPr>
            <w:rFonts w:ascii="Roboto" w:hAnsi="Roboto" w:cstheme="minorHAnsi"/>
            <w:bCs/>
            <w:lang w:val="en-US"/>
          </w:rPr>
          <w:delText>)</w:delText>
        </w:r>
      </w:del>
      <w:r w:rsidRPr="00D66C1F">
        <w:rPr>
          <w:rFonts w:ascii="Roboto" w:hAnsi="Roboto" w:cstheme="minorHAnsi"/>
          <w:bCs/>
          <w:lang w:val="en-US"/>
        </w:rPr>
        <w:t xml:space="preserve">. </w:t>
      </w:r>
      <w:del w:id="63" w:author="Christoffer Vissing" w:date="2023-08-29T12:22:00Z">
        <w:r w:rsidR="00BB329F" w:rsidDel="002B498C">
          <w:rPr>
            <w:rFonts w:ascii="Roboto" w:hAnsi="Roboto" w:cstheme="minorHAnsi"/>
            <w:bCs/>
            <w:lang w:val="en-US"/>
          </w:rPr>
          <w:delText>Muscle b</w:delText>
        </w:r>
      </w:del>
      <w:ins w:id="64" w:author="Christoffer Vissing" w:date="2023-08-29T12:22:00Z">
        <w:r w:rsidR="002B498C">
          <w:rPr>
            <w:rFonts w:ascii="Roboto" w:hAnsi="Roboto" w:cstheme="minorHAnsi"/>
            <w:bCs/>
            <w:lang w:val="en-US"/>
          </w:rPr>
          <w:t>B</w:t>
        </w:r>
      </w:ins>
      <w:r w:rsidR="00BB329F">
        <w:rPr>
          <w:rFonts w:ascii="Roboto" w:hAnsi="Roboto" w:cstheme="minorHAnsi"/>
          <w:bCs/>
          <w:lang w:val="en-US"/>
        </w:rPr>
        <w:t xml:space="preserve">iopsies </w:t>
      </w:r>
      <w:del w:id="65" w:author="Christoffer Vissing" w:date="2023-08-29T12:08:00Z">
        <w:r w:rsidR="00BB329F" w:rsidDel="00BF6009">
          <w:rPr>
            <w:rFonts w:ascii="Roboto" w:hAnsi="Roboto" w:cstheme="minorHAnsi"/>
            <w:bCs/>
            <w:lang w:val="en-US"/>
          </w:rPr>
          <w:delText xml:space="preserve">in </w:delText>
        </w:r>
      </w:del>
      <w:ins w:id="66" w:author="Christoffer Vissing" w:date="2023-08-29T12:08:00Z">
        <w:r w:rsidR="00BF6009">
          <w:rPr>
            <w:rFonts w:ascii="Roboto" w:hAnsi="Roboto" w:cstheme="minorHAnsi"/>
            <w:bCs/>
            <w:lang w:val="en-US"/>
          </w:rPr>
          <w:t>from</w:t>
        </w:r>
        <w:r w:rsidR="00BF6009">
          <w:rPr>
            <w:rFonts w:ascii="Roboto" w:hAnsi="Roboto" w:cstheme="minorHAnsi"/>
            <w:bCs/>
            <w:lang w:val="en-US"/>
          </w:rPr>
          <w:t xml:space="preserve"> </w:t>
        </w:r>
      </w:ins>
      <w:r w:rsidR="00BB329F">
        <w:rPr>
          <w:rFonts w:ascii="Roboto" w:hAnsi="Roboto" w:cstheme="minorHAnsi"/>
          <w:bCs/>
          <w:lang w:val="en-US"/>
        </w:rPr>
        <w:t xml:space="preserve">21 participants </w:t>
      </w:r>
      <w:r w:rsidR="009D3815">
        <w:rPr>
          <w:rFonts w:ascii="Roboto" w:hAnsi="Roboto" w:cstheme="minorHAnsi"/>
          <w:bCs/>
          <w:lang w:val="en-US"/>
        </w:rPr>
        <w:t>found</w:t>
      </w:r>
      <w:del w:id="67" w:author="Christoffer Vissing" w:date="2023-08-29T12:10:00Z">
        <w:r w:rsidR="00BB329F" w:rsidDel="00BF6009">
          <w:rPr>
            <w:rFonts w:ascii="Roboto" w:hAnsi="Roboto" w:cstheme="minorHAnsi"/>
            <w:bCs/>
            <w:lang w:val="en-US"/>
          </w:rPr>
          <w:delText xml:space="preserve"> 13</w:delText>
        </w:r>
        <w:r w:rsidRPr="00D66C1F" w:rsidDel="00BF6009">
          <w:rPr>
            <w:rFonts w:ascii="Roboto" w:hAnsi="Roboto" w:cstheme="minorHAnsi"/>
            <w:bCs/>
            <w:lang w:val="en-US"/>
          </w:rPr>
          <w:delText xml:space="preserve"> (62%)</w:delText>
        </w:r>
      </w:del>
      <w:r w:rsidRPr="00D66C1F">
        <w:rPr>
          <w:rFonts w:ascii="Roboto" w:hAnsi="Roboto" w:cstheme="minorHAnsi"/>
          <w:bCs/>
          <w:lang w:val="en-US"/>
        </w:rPr>
        <w:t xml:space="preserve"> </w:t>
      </w:r>
      <w:del w:id="68" w:author="Christoffer Vissing" w:date="2023-08-29T12:10:00Z">
        <w:r w:rsidR="00BB329F" w:rsidDel="00BF6009">
          <w:rPr>
            <w:rFonts w:ascii="Roboto" w:hAnsi="Roboto" w:cstheme="minorHAnsi"/>
            <w:bCs/>
            <w:lang w:val="en-US"/>
          </w:rPr>
          <w:delText xml:space="preserve">displayed </w:delText>
        </w:r>
      </w:del>
      <w:r w:rsidR="00BB329F">
        <w:rPr>
          <w:rFonts w:ascii="Roboto" w:hAnsi="Roboto" w:cstheme="minorHAnsi"/>
          <w:bCs/>
          <w:lang w:val="en-US"/>
        </w:rPr>
        <w:t>myopathic features</w:t>
      </w:r>
      <w:ins w:id="69" w:author="Christoffer Vissing" w:date="2023-08-29T12:22:00Z">
        <w:r w:rsidR="002B498C">
          <w:rPr>
            <w:rFonts w:ascii="Roboto" w:hAnsi="Roboto" w:cstheme="minorHAnsi"/>
            <w:bCs/>
            <w:lang w:val="en-US"/>
          </w:rPr>
          <w:t xml:space="preserve"> </w:t>
        </w:r>
        <w:r w:rsidR="002B498C">
          <w:rPr>
            <w:rFonts w:ascii="Roboto" w:hAnsi="Roboto" w:cstheme="minorHAnsi"/>
            <w:bCs/>
            <w:lang w:val="en-US"/>
          </w:rPr>
          <w:t>in 13</w:t>
        </w:r>
        <w:r w:rsidR="002B498C" w:rsidRPr="00D66C1F">
          <w:rPr>
            <w:rFonts w:ascii="Roboto" w:hAnsi="Roboto" w:cstheme="minorHAnsi"/>
            <w:bCs/>
            <w:lang w:val="en-US"/>
          </w:rPr>
          <w:t xml:space="preserve"> (62%)</w:t>
        </w:r>
      </w:ins>
      <w:ins w:id="70" w:author="Christoffer Vissing" w:date="2023-08-29T12:23:00Z">
        <w:r w:rsidR="00A239A8">
          <w:rPr>
            <w:rFonts w:ascii="Roboto" w:hAnsi="Roboto" w:cstheme="minorHAnsi"/>
            <w:bCs/>
            <w:lang w:val="en-US"/>
          </w:rPr>
          <w:t>,</w:t>
        </w:r>
      </w:ins>
      <w:del w:id="71" w:author="Christoffer Vissing" w:date="2023-08-29T12:09:00Z">
        <w:r w:rsidR="00BB329F" w:rsidDel="00BF6009">
          <w:rPr>
            <w:rFonts w:ascii="Roboto" w:hAnsi="Roboto" w:cstheme="minorHAnsi"/>
            <w:bCs/>
            <w:lang w:val="en-US"/>
          </w:rPr>
          <w:delText>,</w:delText>
        </w:r>
      </w:del>
      <w:r w:rsidR="00BB329F">
        <w:rPr>
          <w:rFonts w:ascii="Roboto" w:hAnsi="Roboto" w:cstheme="minorHAnsi"/>
          <w:bCs/>
          <w:lang w:val="en-US"/>
        </w:rPr>
        <w:t xml:space="preserve"> </w:t>
      </w:r>
      <w:del w:id="72" w:author="Christoffer Vissing" w:date="2023-08-29T12:09:00Z">
        <w:r w:rsidRPr="00D66C1F" w:rsidDel="00BF6009">
          <w:rPr>
            <w:rFonts w:ascii="Roboto" w:hAnsi="Roboto" w:cstheme="minorHAnsi"/>
            <w:bCs/>
            <w:lang w:val="en-US"/>
          </w:rPr>
          <w:delText xml:space="preserve">most </w:delText>
        </w:r>
        <w:r w:rsidR="00EB0132" w:rsidDel="00BF6009">
          <w:rPr>
            <w:rFonts w:ascii="Roboto" w:hAnsi="Roboto" w:cstheme="minorHAnsi"/>
            <w:bCs/>
            <w:lang w:val="en-US"/>
          </w:rPr>
          <w:delText>notably</w:delText>
        </w:r>
        <w:r w:rsidR="00EB0132" w:rsidRPr="00D66C1F" w:rsidDel="00BF6009">
          <w:rPr>
            <w:rFonts w:ascii="Roboto" w:hAnsi="Roboto" w:cstheme="minorHAnsi"/>
            <w:bCs/>
            <w:lang w:val="en-US"/>
          </w:rPr>
          <w:delText xml:space="preserve"> </w:delText>
        </w:r>
        <w:r w:rsidRPr="00D66C1F" w:rsidDel="00BF6009">
          <w:rPr>
            <w:rFonts w:ascii="Roboto" w:hAnsi="Roboto" w:cstheme="minorHAnsi"/>
            <w:bCs/>
            <w:lang w:val="en-US"/>
          </w:rPr>
          <w:delText>an increased proportion of</w:delText>
        </w:r>
      </w:del>
      <w:ins w:id="73" w:author="Christoffer Vissing" w:date="2023-08-29T12:09:00Z">
        <w:r w:rsidR="00BF6009">
          <w:rPr>
            <w:rFonts w:ascii="Roboto" w:hAnsi="Roboto" w:cstheme="minorHAnsi"/>
            <w:bCs/>
            <w:lang w:val="en-US"/>
          </w:rPr>
          <w:t>including</w:t>
        </w:r>
      </w:ins>
      <w:r w:rsidRPr="00D66C1F">
        <w:rPr>
          <w:rFonts w:ascii="Roboto" w:hAnsi="Roboto" w:cstheme="minorHAnsi"/>
          <w:bCs/>
          <w:lang w:val="en-US"/>
        </w:rPr>
        <w:t xml:space="preserve"> central nuclei. </w:t>
      </w:r>
      <w:r w:rsidR="006416BD">
        <w:rPr>
          <w:rFonts w:ascii="Roboto" w:hAnsi="Roboto" w:cstheme="minorHAnsi"/>
          <w:bCs/>
          <w:lang w:val="en-US"/>
        </w:rPr>
        <w:t>E</w:t>
      </w:r>
      <w:r w:rsidRPr="00D66C1F">
        <w:rPr>
          <w:rFonts w:ascii="Roboto" w:hAnsi="Roboto" w:cstheme="minorHAnsi"/>
          <w:bCs/>
          <w:lang w:val="en-US"/>
        </w:rPr>
        <w:t xml:space="preserve">lectron microscopy showed </w:t>
      </w:r>
      <w:r w:rsidR="00BB329F">
        <w:rPr>
          <w:rFonts w:ascii="Roboto" w:hAnsi="Roboto" w:cstheme="minorHAnsi"/>
          <w:bCs/>
          <w:lang w:val="en-US"/>
        </w:rPr>
        <w:t>well-ordered Z-lines and T-</w:t>
      </w:r>
      <w:proofErr w:type="spellStart"/>
      <w:r w:rsidR="00BB329F">
        <w:rPr>
          <w:rFonts w:ascii="Roboto" w:hAnsi="Roboto" w:cstheme="minorHAnsi"/>
          <w:bCs/>
          <w:lang w:val="en-US"/>
        </w:rPr>
        <w:t>tubuli</w:t>
      </w:r>
      <w:proofErr w:type="spellEnd"/>
      <w:r w:rsidR="00BB329F">
        <w:rPr>
          <w:rFonts w:ascii="Roboto" w:hAnsi="Roboto" w:cstheme="minorHAnsi"/>
          <w:bCs/>
          <w:lang w:val="en-US"/>
        </w:rPr>
        <w:t xml:space="preserve"> </w:t>
      </w:r>
      <w:r w:rsidR="00133B39">
        <w:rPr>
          <w:rFonts w:ascii="Roboto" w:hAnsi="Roboto" w:cstheme="minorHAnsi"/>
          <w:bCs/>
          <w:lang w:val="en-US"/>
        </w:rPr>
        <w:t>but uneven and discontinuous</w:t>
      </w:r>
      <w:r w:rsidR="00BB329F">
        <w:rPr>
          <w:rFonts w:ascii="Roboto" w:hAnsi="Roboto" w:cstheme="minorHAnsi"/>
          <w:bCs/>
          <w:lang w:val="en-US"/>
        </w:rPr>
        <w:t xml:space="preserve"> M-lines</w:t>
      </w:r>
      <w:r w:rsidR="006416BD">
        <w:rPr>
          <w:rFonts w:ascii="Roboto" w:hAnsi="Roboto" w:cstheme="minorHAnsi"/>
          <w:bCs/>
          <w:lang w:val="en-US"/>
        </w:rPr>
        <w:t xml:space="preserve"> and e</w:t>
      </w:r>
      <w:r w:rsidR="00EB0132">
        <w:rPr>
          <w:rFonts w:ascii="Roboto" w:hAnsi="Roboto" w:cstheme="minorHAnsi"/>
          <w:bCs/>
          <w:lang w:val="en-US"/>
        </w:rPr>
        <w:t xml:space="preserve">xcessive </w:t>
      </w:r>
      <w:r w:rsidRPr="00D66C1F">
        <w:rPr>
          <w:rFonts w:ascii="Roboto" w:hAnsi="Roboto" w:cstheme="minorHAnsi"/>
          <w:bCs/>
          <w:lang w:val="en-US"/>
        </w:rPr>
        <w:t>glycogen</w:t>
      </w:r>
      <w:r w:rsidR="00EB0132">
        <w:rPr>
          <w:rFonts w:ascii="Roboto" w:hAnsi="Roboto" w:cstheme="minorHAnsi"/>
          <w:bCs/>
          <w:lang w:val="en-US"/>
        </w:rPr>
        <w:t xml:space="preserve"> </w:t>
      </w:r>
      <w:r w:rsidR="006416BD">
        <w:rPr>
          <w:rFonts w:ascii="Roboto" w:hAnsi="Roboto" w:cstheme="minorHAnsi"/>
          <w:bCs/>
          <w:lang w:val="en-US"/>
        </w:rPr>
        <w:t>depositions</w:t>
      </w:r>
      <w:r w:rsidR="00EB0132">
        <w:rPr>
          <w:rFonts w:ascii="Roboto" w:hAnsi="Roboto" w:cstheme="minorHAnsi"/>
          <w:bCs/>
          <w:lang w:val="en-US"/>
        </w:rPr>
        <w:t xml:space="preserve"> flanked by </w:t>
      </w:r>
      <w:del w:id="74" w:author="Christoffer Vissing" w:date="2023-08-29T12:24:00Z">
        <w:r w:rsidR="00EB0132" w:rsidDel="00A239A8">
          <w:rPr>
            <w:rFonts w:ascii="Roboto" w:hAnsi="Roboto" w:cstheme="minorHAnsi"/>
            <w:bCs/>
            <w:lang w:val="en-US"/>
          </w:rPr>
          <w:delText xml:space="preserve">large </w:delText>
        </w:r>
      </w:del>
      <w:r w:rsidR="00EB0132">
        <w:rPr>
          <w:rFonts w:ascii="Roboto" w:hAnsi="Roboto" w:cstheme="minorHAnsi"/>
          <w:bCs/>
          <w:lang w:val="en-US"/>
        </w:rPr>
        <w:t>autophagosomes, lysosomes, and abnormal mitochond</w:t>
      </w:r>
      <w:r w:rsidR="00D10412">
        <w:rPr>
          <w:rFonts w:ascii="Roboto" w:hAnsi="Roboto" w:cstheme="minorHAnsi"/>
          <w:bCs/>
          <w:lang w:val="en-US"/>
        </w:rPr>
        <w:t>r</w:t>
      </w:r>
      <w:r w:rsidR="00EB0132">
        <w:rPr>
          <w:rFonts w:ascii="Roboto" w:hAnsi="Roboto" w:cstheme="minorHAnsi"/>
          <w:bCs/>
          <w:lang w:val="en-US"/>
        </w:rPr>
        <w:t>ia with mitophagy</w:t>
      </w:r>
      <w:r w:rsidRPr="00D66C1F">
        <w:rPr>
          <w:rFonts w:ascii="Roboto" w:hAnsi="Roboto" w:cstheme="minorHAnsi"/>
          <w:bCs/>
          <w:lang w:val="en-US"/>
        </w:rPr>
        <w:t xml:space="preserve">. </w:t>
      </w:r>
    </w:p>
    <w:p w14:paraId="65237698" w14:textId="66EB3DD0"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Conclusion:</w:t>
      </w:r>
      <w:r w:rsidRPr="00D66C1F">
        <w:rPr>
          <w:rFonts w:ascii="Roboto" w:hAnsi="Roboto" w:cstheme="minorHAnsi"/>
          <w:bCs/>
          <w:lang w:val="en-US"/>
        </w:rPr>
        <w:t xml:space="preserve"> </w:t>
      </w:r>
      <w:r w:rsidR="00CD6FCA">
        <w:rPr>
          <w:rFonts w:ascii="Roboto" w:hAnsi="Roboto" w:cstheme="minorHAnsi"/>
          <w:bCs/>
          <w:lang w:val="en-US"/>
        </w:rPr>
        <w:t>M</w:t>
      </w:r>
      <w:r w:rsidR="009913C2">
        <w:rPr>
          <w:rFonts w:ascii="Roboto" w:hAnsi="Roboto" w:cstheme="minorHAnsi"/>
          <w:bCs/>
          <w:lang w:val="en-US"/>
        </w:rPr>
        <w:t>ild, s</w:t>
      </w:r>
      <w:r w:rsidRPr="00D66C1F">
        <w:rPr>
          <w:rFonts w:ascii="Roboto" w:hAnsi="Roboto" w:cstheme="minorHAnsi"/>
          <w:bCs/>
          <w:lang w:val="en-US"/>
        </w:rPr>
        <w:t xml:space="preserve">keletal muscle involvement </w:t>
      </w:r>
      <w:r w:rsidR="009913C2">
        <w:rPr>
          <w:rFonts w:ascii="Roboto" w:hAnsi="Roboto" w:cstheme="minorHAnsi"/>
          <w:bCs/>
          <w:lang w:val="en-US"/>
        </w:rPr>
        <w:t>is</w:t>
      </w:r>
      <w:r w:rsidR="009913C2" w:rsidRPr="00D66C1F">
        <w:rPr>
          <w:rFonts w:ascii="Roboto" w:hAnsi="Roboto" w:cstheme="minorHAnsi"/>
          <w:bCs/>
          <w:lang w:val="en-US"/>
        </w:rPr>
        <w:t xml:space="preserve"> </w:t>
      </w:r>
      <w:r w:rsidRPr="00D66C1F">
        <w:rPr>
          <w:rFonts w:ascii="Roboto" w:hAnsi="Roboto" w:cstheme="minorHAnsi"/>
          <w:bCs/>
          <w:lang w:val="en-US"/>
        </w:rPr>
        <w:t xml:space="preserve">prevalent in </w:t>
      </w:r>
      <w:r>
        <w:rPr>
          <w:rFonts w:ascii="Roboto" w:hAnsi="Roboto" w:cstheme="minorHAnsi"/>
          <w:bCs/>
          <w:lang w:val="en-US"/>
        </w:rPr>
        <w:t>patients</w:t>
      </w:r>
      <w:r w:rsidRPr="00D66C1F">
        <w:rPr>
          <w:rFonts w:ascii="Roboto" w:hAnsi="Roboto" w:cstheme="minorHAnsi"/>
          <w:bCs/>
          <w:lang w:val="en-US"/>
        </w:rPr>
        <w:t xml:space="preserve"> with TTNtv</w:t>
      </w:r>
      <w:r w:rsidR="009913C2">
        <w:rPr>
          <w:rFonts w:ascii="Roboto" w:hAnsi="Roboto" w:cstheme="minorHAnsi"/>
          <w:bCs/>
          <w:lang w:val="en-US"/>
        </w:rPr>
        <w:t xml:space="preserve"> and is characterized by an increased</w:t>
      </w:r>
      <w:r w:rsidR="003D74CA">
        <w:rPr>
          <w:rFonts w:ascii="Roboto" w:hAnsi="Roboto" w:cstheme="minorHAnsi"/>
          <w:bCs/>
          <w:lang w:val="en-US"/>
        </w:rPr>
        <w:t xml:space="preserve"> muscle</w:t>
      </w:r>
      <w:r w:rsidR="009913C2">
        <w:rPr>
          <w:rFonts w:ascii="Roboto" w:hAnsi="Roboto" w:cstheme="minorHAnsi"/>
          <w:bCs/>
          <w:lang w:val="en-US"/>
        </w:rPr>
        <w:t xml:space="preserve"> fat fraction, and excessive accumulation of glycogen, </w:t>
      </w:r>
      <w:r w:rsidR="00133B39">
        <w:rPr>
          <w:rFonts w:ascii="Roboto" w:hAnsi="Roboto" w:cstheme="minorHAnsi"/>
          <w:bCs/>
          <w:lang w:val="en-US"/>
        </w:rPr>
        <w:t>possibly</w:t>
      </w:r>
      <w:r w:rsidR="009913C2">
        <w:rPr>
          <w:rFonts w:ascii="Roboto" w:hAnsi="Roboto" w:cstheme="minorHAnsi"/>
          <w:bCs/>
          <w:lang w:val="en-US"/>
        </w:rPr>
        <w:t xml:space="preserve"> </w:t>
      </w:r>
      <w:r w:rsidR="009D3815">
        <w:rPr>
          <w:rFonts w:ascii="Roboto" w:hAnsi="Roboto" w:cstheme="minorHAnsi"/>
          <w:bCs/>
          <w:lang w:val="en-US"/>
        </w:rPr>
        <w:t>due to</w:t>
      </w:r>
      <w:r w:rsidR="009913C2">
        <w:rPr>
          <w:rFonts w:ascii="Roboto" w:hAnsi="Roboto" w:cstheme="minorHAnsi"/>
          <w:bCs/>
          <w:lang w:val="en-US"/>
        </w:rPr>
        <w:t xml:space="preserve"> reduced autophagic flux</w:t>
      </w:r>
      <w:r w:rsidRPr="00D66C1F">
        <w:rPr>
          <w:rFonts w:ascii="Roboto" w:hAnsi="Roboto" w:cstheme="minorHAnsi"/>
          <w:bCs/>
          <w:lang w:val="en-US"/>
        </w:rPr>
        <w:t xml:space="preserve">. </w:t>
      </w:r>
      <w:r w:rsidR="006416BD">
        <w:rPr>
          <w:rFonts w:ascii="Roboto" w:hAnsi="Roboto" w:cstheme="minorHAnsi"/>
          <w:bCs/>
          <w:lang w:val="en-US"/>
        </w:rPr>
        <w:t>This</w:t>
      </w:r>
      <w:r w:rsidR="009913C2">
        <w:rPr>
          <w:rFonts w:ascii="Roboto" w:hAnsi="Roboto" w:cstheme="minorHAnsi"/>
          <w:bCs/>
          <w:lang w:val="en-US"/>
        </w:rPr>
        <w:t xml:space="preserve"> </w:t>
      </w:r>
      <w:r w:rsidRPr="00D66C1F">
        <w:rPr>
          <w:rFonts w:ascii="Roboto" w:hAnsi="Roboto" w:cstheme="minorHAnsi"/>
          <w:bCs/>
          <w:lang w:val="en-US"/>
        </w:rPr>
        <w:t>emphasize</w:t>
      </w:r>
      <w:r w:rsidR="00133B39">
        <w:rPr>
          <w:rFonts w:ascii="Roboto" w:hAnsi="Roboto" w:cstheme="minorHAnsi"/>
          <w:bCs/>
          <w:lang w:val="en-US"/>
        </w:rPr>
        <w:t>s</w:t>
      </w:r>
      <w:r w:rsidRPr="00D66C1F">
        <w:rPr>
          <w:rFonts w:ascii="Roboto" w:hAnsi="Roboto" w:cstheme="minorHAnsi"/>
          <w:bCs/>
          <w:lang w:val="en-US"/>
        </w:rPr>
        <w:t xml:space="preserve"> the need for specialized diagnostic work-up in patients with </w:t>
      </w:r>
      <w:r w:rsidR="009913C2">
        <w:rPr>
          <w:rFonts w:ascii="Roboto" w:hAnsi="Roboto" w:cstheme="minorHAnsi"/>
          <w:bCs/>
          <w:lang w:val="en-US"/>
        </w:rPr>
        <w:t>TTNtv</w:t>
      </w:r>
      <w:ins w:id="75" w:author="Christoffer Vissing" w:date="2023-08-29T12:24:00Z">
        <w:r w:rsidR="00A239A8">
          <w:rPr>
            <w:rFonts w:ascii="Roboto" w:hAnsi="Roboto" w:cstheme="minorHAnsi"/>
            <w:bCs/>
            <w:lang w:val="en-US"/>
          </w:rPr>
          <w:t xml:space="preserve"> displaying </w:t>
        </w:r>
      </w:ins>
      <w:del w:id="76" w:author="Christoffer Vissing" w:date="2023-08-29T12:24:00Z">
        <w:r w:rsidR="003E5450" w:rsidDel="00A239A8">
          <w:rPr>
            <w:rFonts w:ascii="Roboto" w:hAnsi="Roboto" w:cstheme="minorHAnsi"/>
            <w:bCs/>
            <w:lang w:val="en-US"/>
          </w:rPr>
          <w:delText>,</w:delText>
        </w:r>
        <w:r w:rsidR="009913C2" w:rsidDel="00A239A8">
          <w:rPr>
            <w:rFonts w:ascii="Roboto" w:hAnsi="Roboto" w:cstheme="minorHAnsi"/>
            <w:bCs/>
            <w:lang w:val="en-US"/>
          </w:rPr>
          <w:delText xml:space="preserve"> </w:delText>
        </w:r>
        <w:r w:rsidR="009D3815" w:rsidDel="00A239A8">
          <w:rPr>
            <w:rFonts w:ascii="Roboto" w:hAnsi="Roboto" w:cstheme="minorHAnsi"/>
            <w:bCs/>
            <w:lang w:val="en-US"/>
          </w:rPr>
          <w:delText>especially if reporting</w:delText>
        </w:r>
        <w:r w:rsidR="009913C2" w:rsidDel="00A239A8">
          <w:rPr>
            <w:rFonts w:ascii="Roboto" w:hAnsi="Roboto" w:cstheme="minorHAnsi"/>
            <w:bCs/>
            <w:lang w:val="en-US"/>
          </w:rPr>
          <w:delText xml:space="preserve"> </w:delText>
        </w:r>
        <w:r w:rsidRPr="00D66C1F" w:rsidDel="00A239A8">
          <w:rPr>
            <w:rFonts w:ascii="Roboto" w:hAnsi="Roboto" w:cstheme="minorHAnsi"/>
            <w:bCs/>
            <w:lang w:val="en-US"/>
          </w:rPr>
          <w:delText xml:space="preserve">symptoms or objective </w:delText>
        </w:r>
      </w:del>
      <w:r w:rsidRPr="00D66C1F">
        <w:rPr>
          <w:rFonts w:ascii="Roboto" w:hAnsi="Roboto" w:cstheme="minorHAnsi"/>
          <w:bCs/>
          <w:lang w:val="en-US"/>
        </w:rPr>
        <w:t>signs of muscle involvement</w:t>
      </w:r>
      <w:r w:rsidRPr="00D66C1F">
        <w:rPr>
          <w:rFonts w:ascii="Roboto" w:hAnsi="Roboto" w:cstheme="minorHAnsi"/>
          <w:lang w:val="en-US"/>
        </w:rPr>
        <w:t>.</w:t>
      </w:r>
    </w:p>
    <w:p w14:paraId="704A5833" w14:textId="77777777" w:rsidR="001D31C7" w:rsidRDefault="00F4339F" w:rsidP="00F4339F">
      <w:pPr>
        <w:spacing w:after="0" w:line="480" w:lineRule="auto"/>
        <w:rPr>
          <w:rFonts w:ascii="Roboto" w:hAnsi="Roboto" w:cstheme="minorHAnsi"/>
          <w:bCs/>
          <w:lang w:val="en-US"/>
        </w:rPr>
      </w:pPr>
      <w:r w:rsidRPr="00D66C1F">
        <w:rPr>
          <w:rFonts w:ascii="Roboto" w:hAnsi="Roboto" w:cstheme="minorHAnsi"/>
          <w:b/>
          <w:lang w:val="en-US"/>
        </w:rPr>
        <w:t xml:space="preserve">Keywords: </w:t>
      </w:r>
      <w:r w:rsidRPr="00D66C1F">
        <w:rPr>
          <w:rFonts w:ascii="Roboto" w:hAnsi="Roboto" w:cstheme="minorHAnsi"/>
          <w:bCs/>
          <w:lang w:val="en-US"/>
        </w:rPr>
        <w:t>Inherited cardiomyopathies; genotype/phenotype; TTNtv</w:t>
      </w:r>
    </w:p>
    <w:p w14:paraId="6D50E067" w14:textId="77777777" w:rsidR="001D31C7" w:rsidRDefault="001D31C7">
      <w:pPr>
        <w:rPr>
          <w:rFonts w:ascii="Roboto" w:hAnsi="Roboto" w:cstheme="minorHAnsi"/>
          <w:b/>
          <w:sz w:val="28"/>
          <w:szCs w:val="28"/>
          <w:lang w:val="en-US"/>
        </w:rPr>
      </w:pPr>
      <w:r>
        <w:rPr>
          <w:rFonts w:ascii="Roboto" w:hAnsi="Roboto" w:cstheme="minorHAnsi"/>
          <w:b/>
          <w:sz w:val="28"/>
          <w:szCs w:val="28"/>
          <w:lang w:val="en-US"/>
        </w:rPr>
        <w:br w:type="page"/>
      </w:r>
    </w:p>
    <w:p w14:paraId="7303E5D4" w14:textId="1F8FDE53" w:rsidR="001D31C7" w:rsidRPr="005005AE" w:rsidRDefault="001D31C7" w:rsidP="00F4339F">
      <w:pPr>
        <w:spacing w:after="0" w:line="480" w:lineRule="auto"/>
        <w:rPr>
          <w:rFonts w:ascii="Roboto" w:hAnsi="Roboto" w:cstheme="minorHAnsi"/>
          <w:b/>
          <w:sz w:val="28"/>
          <w:szCs w:val="28"/>
          <w:lang w:val="en-US"/>
        </w:rPr>
      </w:pPr>
      <w:r w:rsidRPr="005005AE">
        <w:rPr>
          <w:rFonts w:ascii="Roboto" w:hAnsi="Roboto" w:cstheme="minorHAnsi"/>
          <w:b/>
          <w:sz w:val="28"/>
          <w:szCs w:val="28"/>
          <w:lang w:val="en-US"/>
        </w:rPr>
        <w:lastRenderedPageBreak/>
        <w:t>Abbreviations list</w:t>
      </w:r>
    </w:p>
    <w:p w14:paraId="6054A712"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BMI = body-mass index</w:t>
      </w:r>
    </w:p>
    <w:p w14:paraId="15FDF46A"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DCM = dilated cardiomyopathy</w:t>
      </w:r>
    </w:p>
    <w:p w14:paraId="25EC31F4"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EF = ejection fraction</w:t>
      </w:r>
    </w:p>
    <w:p w14:paraId="1FA392C6" w14:textId="77777777" w:rsidR="001D31C7" w:rsidRDefault="001D31C7" w:rsidP="001D31C7">
      <w:pPr>
        <w:spacing w:after="0" w:line="480" w:lineRule="auto"/>
        <w:rPr>
          <w:rFonts w:ascii="Roboto" w:hAnsi="Roboto" w:cstheme="minorHAnsi"/>
          <w:bCs/>
          <w:lang w:val="en-US"/>
        </w:rPr>
      </w:pPr>
      <w:r>
        <w:rPr>
          <w:rFonts w:ascii="Roboto" w:hAnsi="Roboto" w:cstheme="minorHAnsi"/>
          <w:lang w:val="en-US"/>
        </w:rPr>
        <w:t>HNDC = hypokinetic non-dilated cardiomyopathy</w:t>
      </w:r>
    </w:p>
    <w:p w14:paraId="629E894E"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LV = left ventricular</w:t>
      </w:r>
    </w:p>
    <w:p w14:paraId="759B23E0" w14:textId="77777777" w:rsidR="001D31C7" w:rsidRDefault="001D31C7" w:rsidP="001D31C7">
      <w:pPr>
        <w:spacing w:after="0" w:line="480" w:lineRule="auto"/>
        <w:rPr>
          <w:rFonts w:ascii="Roboto" w:hAnsi="Roboto" w:cstheme="minorHAnsi"/>
          <w:lang w:val="en-US"/>
        </w:rPr>
      </w:pPr>
      <w:r w:rsidRPr="00B35038">
        <w:rPr>
          <w:rFonts w:ascii="Roboto" w:hAnsi="Roboto" w:cstheme="minorHAnsi"/>
          <w:lang w:val="en-US"/>
        </w:rPr>
        <w:t>NT-proBNP</w:t>
      </w:r>
      <w:r>
        <w:rPr>
          <w:rFonts w:ascii="Roboto" w:hAnsi="Roboto" w:cstheme="minorHAnsi"/>
          <w:lang w:val="en-US"/>
        </w:rPr>
        <w:t xml:space="preserve"> =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w:t>
      </w:r>
    </w:p>
    <w:p w14:paraId="25EDEDE6"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NYHA = New York Heart Association</w:t>
      </w:r>
    </w:p>
    <w:p w14:paraId="4200DFB2" w14:textId="77777777" w:rsidR="001D31C7" w:rsidRDefault="001D31C7" w:rsidP="001D31C7">
      <w:pPr>
        <w:spacing w:after="0" w:line="480" w:lineRule="auto"/>
        <w:rPr>
          <w:rFonts w:ascii="Roboto" w:hAnsi="Roboto" w:cstheme="minorHAnsi"/>
          <w:bCs/>
          <w:lang w:val="en-US"/>
        </w:rPr>
      </w:pPr>
      <w:r>
        <w:rPr>
          <w:rFonts w:ascii="Roboto" w:hAnsi="Roboto" w:cstheme="minorHAnsi"/>
          <w:bCs/>
          <w:lang w:val="en-US"/>
        </w:rPr>
        <w:t>TEM = transmission electron microscopy</w:t>
      </w:r>
    </w:p>
    <w:p w14:paraId="777A78ED"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TTNtv = truncating titin variants</w:t>
      </w:r>
    </w:p>
    <w:p w14:paraId="1C89A4D3" w14:textId="0A9EB451" w:rsidR="00F4339F" w:rsidRPr="00D66C1F" w:rsidRDefault="00F4339F" w:rsidP="00F4339F">
      <w:pPr>
        <w:spacing w:after="0" w:line="480" w:lineRule="auto"/>
        <w:rPr>
          <w:rFonts w:ascii="Roboto" w:hAnsi="Roboto" w:cstheme="minorHAnsi"/>
          <w:b/>
          <w:lang w:val="en-US"/>
        </w:rPr>
      </w:pPr>
      <w:r w:rsidRPr="00D66C1F">
        <w:rPr>
          <w:rFonts w:ascii="Roboto" w:hAnsi="Roboto" w:cstheme="minorHAnsi"/>
          <w:b/>
          <w:lang w:val="en-US"/>
        </w:rPr>
        <w:br w:type="page"/>
      </w:r>
    </w:p>
    <w:p w14:paraId="6784F2F0"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lastRenderedPageBreak/>
        <w:t>INTRODUCTION</w:t>
      </w:r>
    </w:p>
    <w:p w14:paraId="767B52BC" w14:textId="258F4718" w:rsidR="00F4339F" w:rsidRPr="00AC656A" w:rsidRDefault="00F4339F" w:rsidP="00AC656A">
      <w:pPr>
        <w:spacing w:line="480" w:lineRule="auto"/>
        <w:rPr>
          <w:rFonts w:ascii="Roboto" w:hAnsi="Roboto" w:cstheme="minorHAnsi"/>
          <w:color w:val="000000"/>
          <w:shd w:val="clear" w:color="auto" w:fill="FFFFFF"/>
          <w:lang w:val="en-US"/>
        </w:rPr>
      </w:pPr>
      <w:r w:rsidRPr="00D66C1F">
        <w:rPr>
          <w:rFonts w:ascii="Roboto" w:hAnsi="Roboto" w:cstheme="minorHAnsi"/>
          <w:lang w:val="en-US"/>
        </w:rPr>
        <w:t>Genetic variants leading to truncations of titin (TTNtv) represent the most common cause of familial dilated cardiomyopathy</w:t>
      </w:r>
      <w:r w:rsidR="00342B27">
        <w:rPr>
          <w:rFonts w:ascii="Roboto" w:hAnsi="Roboto" w:cstheme="minorHAnsi"/>
          <w:lang w:val="en-US"/>
        </w:rPr>
        <w:t xml:space="preserve"> (DCM)</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{"citationID":"jDo22JJb","properties":{"formattedCitation":"\\super 1\\uc0\\u8211{}4\\nosupersub{}","plainCitation":"1–4","noteIndex":0},"citationItems":[{"id":3703,"uris":["http://zotero.org/users/2403727/items/K9SMQ95D"],"itemData":{"id":3703,"type":"article-journal","container-title":"JACC: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A."}],"issued":{"date-parts":[["2015",1,14]]}}},{"id":672,"uris":["http://zotero.org/users/2403727/items/TU3ZICF8"],"itemData":{"id":672,"type":"article-journal","abstract":"Gene mutation is an important cause of cardiomyopathy. Mutations in eight sarcomere-protein genes cause hypertrophic cardiomyopathy, detected in 40 to 70% of patients.1,2 Variations in more than 40 genes, most of which encode components of the sarcomere, the cytoskeleton, or the nuclear lamina, have been shown or posited to cause dilated cardiomyopathy.3,4 Clinical evaluation identifies 30 to 50% of patients with dilated cardiomyopathy as having a relative who is affected or likely to be affected,5–7 implicating a genetic cause. However, pathogenic mutations have been found in only 20 to 30% of patients.8 TTN, the gene encoding titin, . . .","container-title":"New England Journal of Medicine","DOI":"10.1056/NEJMoa1110186","ISSN":"0028-4793","issue":"7","note":"PMID: 22335739","page":"619-628","source":"Taylor and Francis+NEJM","title":"Truncations of Titin Causing Dilated Cardiomyopathy","volume":"366","author":[{"family":"Herman","given":"Daniel S."},{"family":"Lam","given":"Lien"},{"family":"Taylor","given":"Matthew R.G."},{"family":"Wang","given":"Libin"},{"family":"Teekakirikul","given":"Polakit"},{"family":"Christodoulou","given":"Danos"},{"family":"Conner","given":"Lauren"},{"family":"DePalma","given":"Steven R."},{"family":"McDonough","given":"Barbara"},{"family":"Sparks","given":"Elizabeth"},{"family":"Teodorescu","given":"Debbie Lin"},{"family":"Cirino","given":"Allison L."},{"family":"Banner","given":"Nicholas R."},{"family":"Pennell","given":"Dudley J."},{"family":"Graw","given":"Sharon"},{"family":"Merlo","given":"Marco"},{"family":"Di Lenarda","given":"Andrea"},{"family":"Sinagra","given":"Gianfranco"},{"family":"Bos","given":"J. Martijn"},{"family":"Ackerman","given":"Michael J."},{"family":"Mitchell","given":"Richard N."},{"family":"Murry","given":"Charles E."},{"family":"Lakdawala","given":"Neal K."},{"family":"Ho","given":"Carolyn Y."},{"family":"Barton","given":"Paul J.R."},{"family":"Cook","given":"Stuart A."},{"family":"Mestroni","given":"Luisa"},{"family":"Seidman","given":"J.G."},{"family":"Seidman","given":"Christine E."}],"issued":{"date-parts":[["2012",2,16]]}},"label":"page"},{"id":804,"uris":["http://zotero.org/users/2403727/items/FA9N65EM"],"itemData":{"id":804,"type":"article-journal","abstract":"Background\nImproved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77" w:author="Christoffer Vissing" w:date="2023-08-28T14:27:00Z">
            <w:rPr>
              <w:rFonts w:ascii="Roboto" w:hAnsi="Roboto" w:cs="Times New Roman"/>
              <w:vertAlign w:val="superscript"/>
            </w:rPr>
          </w:rPrChange>
        </w:rPr>
        <w:t>1–4</w:t>
      </w:r>
      <w:r w:rsidRPr="00D66C1F">
        <w:rPr>
          <w:rFonts w:ascii="Roboto" w:hAnsi="Roboto" w:cstheme="minorHAnsi"/>
          <w:lang w:val="en-US"/>
        </w:rPr>
        <w:fldChar w:fldCharType="end"/>
      </w:r>
      <w:r w:rsidR="001B0A8E">
        <w:rPr>
          <w:rFonts w:ascii="Roboto" w:hAnsi="Roboto" w:cstheme="minorHAnsi"/>
          <w:lang w:val="en-US"/>
        </w:rPr>
        <w:t>.</w:t>
      </w:r>
      <w:r w:rsidR="00342B27">
        <w:rPr>
          <w:rFonts w:ascii="Roboto" w:hAnsi="Roboto" w:cstheme="minorHAnsi"/>
          <w:lang w:val="en-US"/>
        </w:rPr>
        <w:t xml:space="preserve"> </w:t>
      </w:r>
      <w:del w:id="78" w:author="Christoffer Vissing" w:date="2023-08-27T17:21:00Z">
        <w:r w:rsidR="001B0A8E" w:rsidDel="00262509">
          <w:rPr>
            <w:rFonts w:ascii="Roboto" w:hAnsi="Roboto" w:cstheme="minorHAnsi"/>
            <w:lang w:val="en-US"/>
          </w:rPr>
          <w:delText xml:space="preserve">These </w:delText>
        </w:r>
      </w:del>
      <w:ins w:id="79" w:author="Christoffer Vissing" w:date="2023-08-27T17:21:00Z">
        <w:r w:rsidR="00262509">
          <w:rPr>
            <w:rFonts w:ascii="Roboto" w:hAnsi="Roboto" w:cstheme="minorHAnsi"/>
            <w:lang w:val="en-US"/>
          </w:rPr>
          <w:t>DCM-TTNtv is an</w:t>
        </w:r>
      </w:ins>
      <w:del w:id="80" w:author="Christoffer Vissing" w:date="2023-08-27T17:21:00Z">
        <w:r w:rsidR="001B0A8E" w:rsidDel="00262509">
          <w:rPr>
            <w:rFonts w:ascii="Roboto" w:hAnsi="Roboto" w:cstheme="minorHAnsi"/>
            <w:lang w:val="en-US"/>
          </w:rPr>
          <w:delText xml:space="preserve">variants are </w:delText>
        </w:r>
        <w:r w:rsidRPr="00D66C1F" w:rsidDel="00262509">
          <w:rPr>
            <w:rFonts w:ascii="Roboto" w:hAnsi="Roboto" w:cstheme="minorHAnsi"/>
            <w:lang w:val="en-US"/>
          </w:rPr>
          <w:delText>inherited in an</w:delText>
        </w:r>
      </w:del>
      <w:r w:rsidRPr="00D66C1F">
        <w:rPr>
          <w:rFonts w:ascii="Roboto" w:hAnsi="Roboto" w:cstheme="minorHAnsi"/>
          <w:lang w:val="en-US"/>
        </w:rPr>
        <w:t xml:space="preserve"> autosomal dominant </w:t>
      </w:r>
      <w:del w:id="81" w:author="Christoffer Vissing" w:date="2023-08-27T17:21:00Z">
        <w:r w:rsidRPr="00D66C1F" w:rsidDel="00262509">
          <w:rPr>
            <w:rFonts w:ascii="Roboto" w:hAnsi="Roboto" w:cstheme="minorHAnsi"/>
            <w:lang w:val="en-US"/>
          </w:rPr>
          <w:delText>pattern</w:delText>
        </w:r>
      </w:del>
      <w:ins w:id="82" w:author="Christoffer Vissing" w:date="2023-08-27T17:21:00Z">
        <w:r w:rsidR="00262509">
          <w:rPr>
            <w:rFonts w:ascii="Roboto" w:hAnsi="Roboto" w:cstheme="minorHAnsi"/>
            <w:lang w:val="en-US"/>
          </w:rPr>
          <w:t>disease</w:t>
        </w:r>
      </w:ins>
      <w:r w:rsidR="001B0A8E">
        <w:rPr>
          <w:rFonts w:ascii="Roboto" w:hAnsi="Roboto" w:cstheme="minorHAnsi"/>
          <w:lang w:val="en-US"/>
        </w:rPr>
        <w:t>,</w:t>
      </w:r>
      <w:r w:rsidR="007D7053">
        <w:rPr>
          <w:rFonts w:ascii="Roboto" w:hAnsi="Roboto" w:cstheme="minorHAnsi"/>
          <w:lang w:val="en-US"/>
        </w:rPr>
        <w:t xml:space="preserve"> with</w:t>
      </w:r>
      <w:r w:rsidR="000E58B2">
        <w:rPr>
          <w:rFonts w:ascii="Roboto" w:hAnsi="Roboto" w:cstheme="minorHAnsi"/>
          <w:lang w:val="en-US"/>
        </w:rPr>
        <w:t xml:space="preserve"> varying</w:t>
      </w:r>
      <w:r w:rsidR="007D7053">
        <w:rPr>
          <w:rFonts w:ascii="Roboto" w:hAnsi="Roboto" w:cstheme="minorHAnsi"/>
          <w:lang w:val="en-US"/>
        </w:rPr>
        <w:t xml:space="preserve"> age-dependent </w:t>
      </w:r>
      <w:r w:rsidR="000E58B2">
        <w:rPr>
          <w:rFonts w:ascii="Roboto" w:hAnsi="Roboto" w:cstheme="minorHAnsi"/>
          <w:lang w:val="en-US"/>
        </w:rPr>
        <w:t>penetrance</w:t>
      </w:r>
      <w:r w:rsidR="00376BB9">
        <w:rPr>
          <w:rFonts w:ascii="Roboto" w:hAnsi="Roboto" w:cstheme="minorHAnsi"/>
          <w:lang w:val="en-US"/>
        </w:rPr>
        <w:t xml:space="preserve">, a high rate of cardiac arrhythmias, and </w:t>
      </w:r>
      <w:r w:rsidR="00342B27">
        <w:rPr>
          <w:rFonts w:ascii="Roboto" w:hAnsi="Roboto" w:cstheme="minorHAnsi"/>
          <w:lang w:val="en-US"/>
        </w:rPr>
        <w:t xml:space="preserve">a </w:t>
      </w:r>
      <w:del w:id="83" w:author="Christoffer Vissing" w:date="2023-08-27T17:22:00Z">
        <w:r w:rsidR="00342B27" w:rsidDel="00262509">
          <w:rPr>
            <w:rFonts w:ascii="Roboto" w:hAnsi="Roboto" w:cstheme="minorHAnsi"/>
            <w:lang w:val="en-US"/>
          </w:rPr>
          <w:delText xml:space="preserve">DCM </w:delText>
        </w:r>
      </w:del>
      <w:r w:rsidR="00342B27">
        <w:rPr>
          <w:rFonts w:ascii="Roboto" w:hAnsi="Roboto" w:cstheme="minorHAnsi"/>
          <w:lang w:val="en-US"/>
        </w:rPr>
        <w:t>phenotype</w:t>
      </w:r>
      <w:r w:rsidR="000E58B2">
        <w:rPr>
          <w:rFonts w:ascii="Roboto" w:hAnsi="Roboto" w:cstheme="minorHAnsi"/>
          <w:lang w:val="en-US"/>
        </w:rPr>
        <w:t xml:space="preserve"> </w:t>
      </w:r>
      <w:r w:rsidR="00CD6FCA">
        <w:rPr>
          <w:rFonts w:ascii="Roboto" w:hAnsi="Roboto" w:cstheme="minorHAnsi"/>
          <w:lang w:val="en-US"/>
        </w:rPr>
        <w:t xml:space="preserve">with a </w:t>
      </w:r>
      <w:ins w:id="84" w:author="Christoffer Vissing" w:date="2023-08-27T17:22:00Z">
        <w:r w:rsidR="00262509">
          <w:rPr>
            <w:rFonts w:ascii="Roboto" w:hAnsi="Roboto" w:cstheme="minorHAnsi"/>
            <w:lang w:val="en-US"/>
          </w:rPr>
          <w:t xml:space="preserve">high </w:t>
        </w:r>
      </w:ins>
      <w:r w:rsidR="00CD6FCA">
        <w:rPr>
          <w:rFonts w:ascii="Roboto" w:hAnsi="Roboto" w:cstheme="minorHAnsi"/>
          <w:lang w:val="en-US"/>
        </w:rPr>
        <w:t>degree of reversibility</w:t>
      </w:r>
      <w:r w:rsidR="003D74CA">
        <w:rPr>
          <w:rFonts w:ascii="Roboto" w:hAnsi="Roboto" w:cstheme="minorHAnsi"/>
          <w:lang w:val="en-US"/>
        </w:rPr>
        <w:fldChar w:fldCharType="begin"/>
      </w:r>
      <w:r w:rsidR="009A0CA2">
        <w:rPr>
          <w:rFonts w:ascii="Roboto" w:hAnsi="Roboto" w:cstheme="minorHAnsi"/>
          <w:lang w:val="en-US"/>
        </w:rPr>
        <w:instrText xml:space="preserve"> ADDIN ZOTERO_ITEM CSL_CITATION {"citationID":"KaBCDfU0","properties":{"formattedCitation":"\\super 4, 5\\nosupersub{}","plainCitation":"4, 5","noteIndex":0},"citationItems":[{"id":804,"uris":["http://zotero.org/users/2403727/items/FA9N65EM"],"itemData":{"id":804,"type":"article-journal","abstract":"Background\nImproved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implantation, heart transplantation or death. In 20% an arrhythmia preceded the DCM diagnosis. In total, 43% had atrial fibrillation (AF) and 23% had ventricular arrhythmias. Long-te</w:instrText>
      </w:r>
      <w:r w:rsidR="009A0CA2">
        <w:rPr>
          <w:rFonts w:ascii="Roboto" w:hAnsi="Roboto" w:cstheme="minorHAnsi" w:hint="eastAsia"/>
          <w:lang w:val="en-US"/>
        </w:rPr>
        <w:instrText xml:space="preserv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10% points or normalisation) was achieved in 58% and occurred more frequently in women (72% vs 51%, p=0.042).In multivariable proportional hazards analyses, occurrence of LVRR was a strong inde</w:instrText>
      </w:r>
      <w:r w:rsidR="009A0CA2">
        <w:rPr>
          <w:rFonts w:ascii="Roboto" w:hAnsi="Roboto" w:cstheme="minorHAnsi"/>
          <w:lang w:val="en-US"/>
        </w:rPr>
        <w:instrText xml:space="preserv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sidR="003D74CA">
        <w:rPr>
          <w:rFonts w:ascii="Roboto" w:hAnsi="Roboto" w:cstheme="minorHAnsi"/>
          <w:lang w:val="en-US"/>
        </w:rPr>
        <w:fldChar w:fldCharType="separate"/>
      </w:r>
      <w:r w:rsidR="009A0CA2" w:rsidRPr="009A0CA2">
        <w:rPr>
          <w:rFonts w:ascii="Roboto" w:hAnsi="Roboto" w:cs="Times New Roman"/>
          <w:vertAlign w:val="superscript"/>
          <w:lang w:val="en-US"/>
          <w:rPrChange w:id="85" w:author="Christoffer Vissing" w:date="2023-08-28T14:27:00Z">
            <w:rPr>
              <w:rFonts w:ascii="Roboto" w:hAnsi="Roboto" w:cs="Times New Roman"/>
              <w:vertAlign w:val="superscript"/>
            </w:rPr>
          </w:rPrChange>
        </w:rPr>
        <w:t>4, 5</w:t>
      </w:r>
      <w:r w:rsidR="003D74CA">
        <w:rPr>
          <w:rFonts w:ascii="Roboto" w:hAnsi="Roboto" w:cstheme="minorHAnsi"/>
          <w:lang w:val="en-US"/>
        </w:rPr>
        <w:fldChar w:fldCharType="end"/>
      </w:r>
      <w:r w:rsidRPr="00D66C1F">
        <w:rPr>
          <w:rFonts w:ascii="Roboto" w:hAnsi="Roboto" w:cstheme="minorHAnsi"/>
          <w:lang w:val="en-US"/>
        </w:rPr>
        <w:t xml:space="preserve">. </w:t>
      </w:r>
      <w:r w:rsidR="001B0A8E">
        <w:rPr>
          <w:rFonts w:ascii="Roboto" w:hAnsi="Roboto" w:cstheme="minorHAnsi"/>
          <w:lang w:val="en-US"/>
        </w:rPr>
        <w:t>R</w:t>
      </w:r>
      <w:r w:rsidRPr="00D66C1F">
        <w:rPr>
          <w:rFonts w:ascii="Roboto" w:hAnsi="Roboto" w:cstheme="minorHAnsi"/>
          <w:lang w:val="en-US"/>
        </w:rPr>
        <w:t xml:space="preserve">ecessive missense (and rarely truncating) variants in the C-terminal of </w:t>
      </w:r>
      <w:r w:rsidRPr="00D66C1F">
        <w:rPr>
          <w:rFonts w:ascii="Roboto" w:hAnsi="Roboto" w:cstheme="minorHAnsi"/>
          <w:i/>
          <w:iCs/>
          <w:lang w:val="en-US"/>
        </w:rPr>
        <w:t>TTN</w:t>
      </w:r>
      <w:r w:rsidRPr="00D66C1F">
        <w:rPr>
          <w:rFonts w:ascii="Roboto" w:hAnsi="Roboto" w:cstheme="minorHAnsi"/>
          <w:lang w:val="en-US"/>
        </w:rPr>
        <w:t xml:space="preserve"> can </w:t>
      </w:r>
      <w:r w:rsidRPr="00D66C1F">
        <w:rPr>
          <w:rFonts w:ascii="Roboto" w:hAnsi="Roboto" w:cstheme="minorHAnsi"/>
          <w:color w:val="000000"/>
          <w:shd w:val="clear" w:color="auto" w:fill="FFFFFF"/>
          <w:lang w:val="en-US"/>
        </w:rPr>
        <w:t>cause limb-girdle muscular dystrophy type 2J, distal tibial muscular dystrophy</w:t>
      </w:r>
      <w:r>
        <w:rPr>
          <w:rFonts w:ascii="Roboto" w:hAnsi="Roboto" w:cstheme="minorHAnsi"/>
          <w:color w:val="000000"/>
          <w:shd w:val="clear" w:color="auto" w:fill="FFFFFF"/>
          <w:lang w:val="en-US"/>
        </w:rPr>
        <w:t>,</w:t>
      </w:r>
      <w:r w:rsidRPr="00D66C1F">
        <w:rPr>
          <w:rFonts w:ascii="Roboto" w:hAnsi="Roboto" w:cstheme="minorHAnsi"/>
          <w:color w:val="000000"/>
          <w:shd w:val="clear" w:color="auto" w:fill="FFFFFF"/>
          <w:lang w:val="en-US"/>
        </w:rPr>
        <w:t xml:space="preserve"> congenital </w:t>
      </w:r>
      <w:proofErr w:type="spellStart"/>
      <w:r w:rsidRPr="00D66C1F">
        <w:rPr>
          <w:rFonts w:ascii="Roboto" w:hAnsi="Roboto" w:cstheme="minorHAnsi"/>
          <w:color w:val="000000"/>
          <w:shd w:val="clear" w:color="auto" w:fill="FFFFFF"/>
          <w:lang w:val="en-US"/>
        </w:rPr>
        <w:t>titinopathy</w:t>
      </w:r>
      <w:proofErr w:type="spellEnd"/>
      <w:r>
        <w:rPr>
          <w:rFonts w:ascii="Roboto" w:hAnsi="Roboto" w:cstheme="minorHAnsi"/>
          <w:color w:val="000000"/>
          <w:shd w:val="clear" w:color="auto" w:fill="FFFFFF"/>
          <w:lang w:val="en-US"/>
        </w:rPr>
        <w:t xml:space="preserve"> and </w:t>
      </w:r>
      <w:r w:rsidRPr="00D66C1F">
        <w:rPr>
          <w:rFonts w:ascii="Roboto" w:hAnsi="Roboto" w:cstheme="minorHAnsi"/>
          <w:color w:val="000000"/>
          <w:shd w:val="clear" w:color="auto" w:fill="FFFFFF"/>
          <w:lang w:val="en-US"/>
        </w:rPr>
        <w:t>multi mini-core disease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{"citationID":"w1p7GMvq","properties":{"formattedCitation":"\\super 6\\uc0\\u8211{}8\\nosupersub{}","plainCitation":"6–8","noteIndex":0},"citationItems":[{"id":867,"uris":["http://zotero.org/users/2403727/items/S44DVBQP"],"itemData":{"id":867,"type":"article-journal","abstract":"Titin,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 with TMD, a L</w:instrText>
      </w:r>
      <w:r w:rsidR="009A0CA2">
        <w:rPr>
          <w:rFonts w:ascii="Roboto" w:hAnsi="Roboto" w:cstheme="minorHAnsi" w:hint="eastAsia"/>
          <w:color w:val="000000"/>
          <w:shd w:val="clear" w:color="auto" w:fill="FFFFFF"/>
          <w:lang w:val="en-US"/>
        </w:rPr>
        <w:instrText>eu</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 xml:space="preserve">Pro mutation at position 293,357 in Mex6 was discovered. Mex6 is adjacent to the known calpain-3 binding site Mex5 of M-line titin. Immunohistochemical analysis using two exon-specific antibodies directed to the M-line region of titin demonstrated the </w:instrText>
      </w:r>
      <w:r w:rsidR="009A0CA2">
        <w:rPr>
          <w:rFonts w:ascii="Roboto" w:hAnsi="Roboto" w:cstheme="minorHAnsi"/>
          <w:color w:val="000000"/>
          <w:shd w:val="clear" w:color="auto" w:fill="FFFFFF"/>
          <w:lang w:val="en-US"/>
        </w:rPr>
        <w:instrText xml:space="preserve">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816,"uris":["http://zotero.org/users/2403727/items/CP6BUSN3"],"itemData":{"id":816,"type":"article-journal","abstract":"Core myopathies (CM), the main non-dystrophic myopathies in childhood, remain genetically unexplained in many cases. Heart disease is not considered part of the typical CM spectrum. No congenital heart defect has been reported, and childhood-onset cardiomyopathy has been documented in only two CM families with homozygous mutations of the TTN gene. TTN encodes titin, a giant protein of striated muscles. Recently, heterozygous TTN truncating mutations have also been reported as a major cause of dominant dilated cardiomyopathy. However, relatively few TTN mutations and phenotypes are known, and titin pathophysiological role in cardiac and skeletal muscle conditions is incompletely understood. We analyzed a series of 23 families with congenital CM and primary heart disease using TTN M-line-targeted sequencing followed in selected patients by whole-exome sequencing and functional studies. We identified seven novel homozygous or compound heterozygous TTN mutations (five in the M-line, five truncating) in 17% patients. Heterozygous parents were healthy. Phenotype analysis identified four novel titinopathies, including cardiac septal defects, left ventricular non-compaction, Emery–Dreifuss muscular dystrophy or arthrogryposis. Additionally, in vitro studies documented the first-reported absence of a functional titin kinase domain in humans, leading to a severe antenatal phenotype. We establish that CM are associated with a large range of heart conditions of which TTN mutations are a major cause, thereby expanding the TTN mutational and phenotypic spectrum. Additionally, our results suggest titin kinase implication in cardiac morphogenesis and demonstrate that heterozygous TTN truncating mutations may not manifest unless associated with a second mutation, reassessing the paradigm of their dominant expression.","container-title":"Human Molecular Genetics","DOI":"10.1093/hmg/ddt494","ISSN":"0964-6906","issue":"4","journalAbbreviation":"Hum Mol Genet","note":"PMID: 24105469\nPMCID: PMC3954110","page":"980-991","source":"PubMed Central","title":"Recessive TTN truncating mutations define novel forms of core myopathy with heart disease","volume":"23","author":[{"family":"Chauveau","given":"Claire"},{"family":"Bonnemann","given":"Carsten G."},{"family":"Julien","given":"Cedric"},{"family":"Kho","given":"Ay Lin"},{"family":"Marks","given":"Harold"},{"family":"Talim","given":"Beril"},{"family":"Maury","given":"Philippe"},{"family":"Arne-Bes","given":"Marie Christine"},{"family":"Uro-Coste","given":"Emmanuelle"},{"family":"Alexandrovich","given":"Alexander"},{"family":"Vihola","given":"Anna"},{"family":"Schafer","given":"Sebastian"},{"family":"Kaufmann","given":"Beth"},{"family":"Medne","given":"Livija"},{"family":"Hübner","given":"Norbert"},{"family":"Foley","given":"A. Reghan"},{"family":"Santi","given":"Mariarita"},{"family":"Udd","given":"Bjarne"},{"family":"Topaloglu","given":"Haluk"},{"family":"Moore","given":"Steven A."},{"family":"Gotthardt","given":"Michael"},{"family":"Samuels","given":"Mark E."},{"family":"Gautel","given":"Mathias"},{"family":"Ferreiro","given":"Ana"}],"issued":{"date-parts":[["2014",2,15]]}}}],"schema":"https://github.com/citation-style-language/schema/raw/master/csl-citation.json"}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86" w:author="Christoffer Vissing" w:date="2023-08-28T14:27:00Z">
            <w:rPr>
              <w:rFonts w:ascii="Roboto" w:hAnsi="Roboto" w:cs="Times New Roman"/>
              <w:vertAlign w:val="superscript"/>
            </w:rPr>
          </w:rPrChange>
        </w:rPr>
        <w:t>6–8</w:t>
      </w:r>
      <w:r w:rsidRPr="00D66C1F">
        <w:rPr>
          <w:rFonts w:ascii="Roboto" w:hAnsi="Roboto" w:cstheme="minorHAnsi"/>
          <w:color w:val="000000"/>
          <w:shd w:val="clear" w:color="auto" w:fill="FFFFFF"/>
          <w:lang w:val="en-US"/>
        </w:rPr>
        <w:fldChar w:fldCharType="end"/>
      </w:r>
      <w:r w:rsidR="00CD6FCA">
        <w:rPr>
          <w:rFonts w:ascii="Roboto" w:hAnsi="Roboto" w:cstheme="minorHAnsi"/>
          <w:color w:val="000000"/>
          <w:shd w:val="clear" w:color="auto" w:fill="FFFFFF"/>
          <w:lang w:val="en-US"/>
        </w:rPr>
        <w:t>. Furthermore,</w:t>
      </w:r>
      <w:r w:rsidR="00EC43D3">
        <w:rPr>
          <w:rFonts w:ascii="Roboto" w:hAnsi="Roboto" w:cstheme="minorHAnsi"/>
          <w:color w:val="000000"/>
          <w:shd w:val="clear" w:color="auto" w:fill="FFFFFF"/>
          <w:lang w:val="en-US"/>
        </w:rPr>
        <w:t xml:space="preserve"> dominant</w:t>
      </w:r>
      <w:r w:rsidR="001B0A8E"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t xml:space="preserve">missense variants </w:t>
      </w:r>
      <w:r w:rsidR="00EC43D3">
        <w:rPr>
          <w:rFonts w:ascii="Roboto" w:hAnsi="Roboto" w:cstheme="minorHAnsi"/>
          <w:color w:val="000000"/>
          <w:shd w:val="clear" w:color="auto" w:fill="FFFFFF"/>
          <w:lang w:val="en-US"/>
        </w:rPr>
        <w:t>in</w:t>
      </w:r>
      <w:r w:rsidRPr="00D66C1F">
        <w:rPr>
          <w:rFonts w:ascii="Roboto" w:hAnsi="Roboto" w:cstheme="minorHAnsi"/>
          <w:color w:val="000000"/>
          <w:shd w:val="clear" w:color="auto" w:fill="FFFFFF"/>
          <w:lang w:val="en-US"/>
        </w:rPr>
        <w:t xml:space="preserve"> exon 3</w:t>
      </w:r>
      <w:r w:rsidR="00A57F0E">
        <w:rPr>
          <w:rFonts w:ascii="Roboto" w:hAnsi="Roboto" w:cstheme="minorHAnsi"/>
          <w:color w:val="000000"/>
          <w:shd w:val="clear" w:color="auto" w:fill="FFFFFF"/>
          <w:lang w:val="en-US"/>
        </w:rPr>
        <w:t>4</w:t>
      </w:r>
      <w:r w:rsidRPr="00D66C1F">
        <w:rPr>
          <w:rFonts w:ascii="Roboto" w:hAnsi="Roboto" w:cstheme="minorHAnsi"/>
          <w:color w:val="000000"/>
          <w:shd w:val="clear" w:color="auto" w:fill="FFFFFF"/>
          <w:lang w:val="en-US"/>
        </w:rPr>
        <w:t>4 and 3</w:t>
      </w:r>
      <w:r w:rsidR="00A57F0E">
        <w:rPr>
          <w:rFonts w:ascii="Roboto" w:hAnsi="Roboto" w:cstheme="minorHAnsi"/>
          <w:color w:val="000000"/>
          <w:shd w:val="clear" w:color="auto" w:fill="FFFFFF"/>
          <w:lang w:val="en-US"/>
        </w:rPr>
        <w:t>6</w:t>
      </w:r>
      <w:r w:rsidRPr="00D66C1F">
        <w:rPr>
          <w:rFonts w:ascii="Roboto" w:hAnsi="Roboto" w:cstheme="minorHAnsi"/>
          <w:color w:val="000000"/>
          <w:shd w:val="clear" w:color="auto" w:fill="FFFFFF"/>
          <w:lang w:val="en-US"/>
        </w:rPr>
        <w:t xml:space="preserve">4 </w:t>
      </w:r>
      <w:r w:rsidR="001B0A8E">
        <w:rPr>
          <w:rFonts w:ascii="Roboto" w:hAnsi="Roboto" w:cstheme="minorHAnsi"/>
          <w:color w:val="000000"/>
          <w:shd w:val="clear" w:color="auto" w:fill="FFFFFF"/>
          <w:lang w:val="en-US"/>
        </w:rPr>
        <w:t>are</w:t>
      </w:r>
      <w:r w:rsidRPr="00D66C1F">
        <w:rPr>
          <w:rFonts w:ascii="Roboto" w:hAnsi="Roboto" w:cstheme="minorHAnsi"/>
          <w:color w:val="000000"/>
          <w:shd w:val="clear" w:color="auto" w:fill="FFFFFF"/>
          <w:lang w:val="en-US"/>
        </w:rPr>
        <w:t xml:space="preserve"> associated with late-onset autosomal dominant tibial muscular dystrophy</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{"citationID":"Wku0A7do","properties":{"formattedCitation":"\\super 9\\nosupersub{}","plainCitation":"9","noteIndex":0},"citationItems":[{"id":2885,"uris":["http://zotero.org/users/2403727/items/MZ5ALTFC"],"itemData":{"id":2885,"type":"article-journal","abstract":"—To clarify the classification of two previously reported groups of patients with anterior tibial distal dystrophy, to find additional patients with the disease, and to describe the clinical features of this disease.—National survey of the records of patients with neuromuscular diseases in Finland. Findings of selected patients were compared with those of previously reported cases.—Thirty-six previously described patients and 30 additional patients from the current survey, with 41 symptomatic patients and 25 subjectively asymptomatic affected relatives.—There were 66 patients with late adult-onset tibial muscular dystrophy. Symptoms appear after the age of 35 years with reduced ankle dorsiflexion, and progress is slow without marked disability. Facial muscles, upper extremities, and proximal muscles are usually spared. Muscle biopsy results reveal nonspecific dystrophic changes in clinically affected muscles, and frequently severe adipose replacement in the anterior tibial muscles occurs. Asymptomatic muscles have mild myopathic changes only. Vacuolar degeneration is detected in a minority of patients. Electromyography shows profound myopathic changes in the anterior tibial muscle, but extensor brevis muscles are well preserved. Computed tomography or magnetic resonance imaging of muscles discloses marked involvement of tibial extensor muscles and focal patches of fatty degeneration in various asymptomatic muscles. Pedigree data suggest autosomal dominant inheritance.—Tibial muscular dystrophy might represent a new form of distal myopathy and it is rather common, at least in Finland.","container-title":"Archives of Neurology","DOI":"10.1001/archneur.1993.00540060044015","ISSN":"0003-9942","issue":"6","journalAbbreviation":"Archives of Neurology","page":"604-608","source":"Silverchair","title":"Tibial Muscular Dystrophy: Late Adult-Onset Distal Myopathy in 66 Finnish Patients","title-short":"Tibial Muscular Dystrophy","volume":"50","author":[{"family":"Udd","given":"Bjarne"},{"family":"Partanen","given":"Juhani"},{"family":"Halonen","given":"Päivi"},{"family":"Falck","given":"Björn"},{"family":"Hakamies","given":"Lauri"},{"family":"Heikkilä","given":"Hannu"},{"family":"Ingo","given":"Sinikka"},{"family":"Kalimo","given":"Hannu"},{"family":"Kääriäinen","given":"Helena"},{"family":"Laulumaa","given":"Veikko"},{"family":"Paljärvi","given":"Leo"},{"family":"Rapola","given":"Juhani"},{"family":"Reunanen","given":"Mauri"},{"family":"Sonninen","given":"Vesa"},{"family":"Somer","given":"Hannu"}],"issued":{"date-parts":[["1993",6,1]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rPr>
        <w:t>9</w:t>
      </w:r>
      <w:r w:rsidRPr="00D66C1F">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 xml:space="preserve"> and hereditary myopathy with early respiratory failure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{"citationID":"7xN8uuSS","properties":{"formattedCitation":"\\super 10\\nosupersub{}","plainCitation":"10","noteIndex":0},"citationItems":[{"id":2883,"uris":["http://zotero.org/users/2403727/items/RJJPDPA5"],"itemData":{"id":2883,"type":"article-journal","abstract":"Objective Several families with characteristic features of hereditary myopathy with early respiratory failure (HMERF) have remained without genetic cause. This international study was initiated to clarify epidemiology and the genetic underlying cause in these families, and to characterise the phenotype in our large cohort.\nMethods DNA samples of all currently known families with HMERF without molecular genetic cause were obtained from 12 families in seven different countries. Clinical, histopathological and muscle imaging data were collected and five biopsy samples made available for further immunohistochemical studies. Genotyping, exome sequencing and Sanger sequencing were used to identify and confirm sequence variations.\nResults All patients with clinical diagnosis of HMERF were genetically solved by five different titin mutations identified. One mutation has been reported while four are novel, all located exclusively in the FN3 119 domain (A150) of A-band titin. One of the new mutations showed semirecessive inheritance pattern with subclinical myopathy in the heterozygous parents. Typical clinical features were respiratory failure at mid-adulthood in an ambulant patient with very variable degree of muscle weakness. Cytoplasmic bodies were retrospectively observed in all muscle biopsy samples and these were reactive for myofibrillar proteins but not for titin.\nConclusions We report an extensive collection of families with HMERF with five different mutations in exon 343 of TTN, which establishes this exon as the primary target for molecular diagnosis of HMERF. Our relatively large number of new families and mutations directly implies that HMERF is not extremely rare, not restricted to Northern Europe and should be considered in undetermined myogenic respiratory failure.","container-title":"Journal of Neurology, Neurosurgery &amp; Psychiatry","DOI":"10.1136/jnnp-2013-304965","ISSN":"0022-3050, 1468-330X","issue":"3","journalAbbreviation":"J Neurol Neurosurg Psychiatry","language":"en","license":"Published by the BMJ Publishing Group Limited. For permission to use (where not already granted under a licence) please go to http://group.bmj.com/group/rights-licensing/permissions","note":"publisher: BMJ Publishing Group Ltd\nsection: Neuromuscular\nPMID: 23606733","page":"345-353","source":"jnnp.bmj.com","title":"Hereditary myopathy with early respiratory failure: occurrence in various populations","title-short":"Hereditary myopathy with early respiratory failure","volume":"85","author":[{"family":"Palmio","given":"Johanna"},{"family":"Evilä","given":"Anni"},{"family":"Chapon","given":"Françoise"},{"family":"Tasca","given":"Giorgio"},{"family":"Xiang","given":"Fengqing"},{"family":"Brådvik","given":"Björn"},{"family":"Eymard","given":"Bruno"},{"family":"Echaniz-Laguna","given":"Andoni"},{"family":"Laporte","given":"Jocelyn"},{"family":"Kärppä","given":"Mikko"},{"family":"Mahjneh","given":"Ibrahim"},{"family":"Quinlivan","given":"Rosaline"},{"family":"Laforêt","given":"Pascal"},{"family":"Damian","given":"Maxwell"},{"family":"Berardo","given":"Andres"},{"family":"Taratuto","given":"Ana Lia"},{"family":"Bueri","given":"Jose Antonio"},{"family":"Tommiska","given":"Johanna"},{"family":"Raivio","given":"Taneli"},{"family":"Tuerk","given":"Matthias"},{"family":"Gölitz","given":"Philipp"},{"family":"Chevessier","given":"Frederic"},{"family":"Sewry","given":"Caroline"},{"family":"Norwood","given":"Fiona"},{"family":"Hedberg","given":"Carola"},{"family":"Schröder","given":"Rolf"},{"family":"Edström","given":"Lars"},{"family":"Oldfors","given":"Anders"},{"family":"Hackman","given":"Peter"},{"family":"Udd","given":"Bjarne"}],"issued":{"date-parts":[["2014",3,1]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87" w:author="Christoffer Vissing" w:date="2023-08-28T14:27:00Z">
            <w:rPr>
              <w:rFonts w:ascii="Roboto" w:hAnsi="Roboto" w:cs="Times New Roman"/>
              <w:vertAlign w:val="superscript"/>
            </w:rPr>
          </w:rPrChange>
        </w:rPr>
        <w:t>10</w:t>
      </w:r>
      <w:r w:rsidRPr="00D66C1F">
        <w:rPr>
          <w:rFonts w:ascii="Roboto" w:hAnsi="Roboto" w:cstheme="minorHAnsi"/>
          <w:color w:val="000000"/>
          <w:shd w:val="clear" w:color="auto" w:fill="FFFFFF"/>
          <w:lang w:val="en-US"/>
        </w:rPr>
        <w:fldChar w:fldCharType="end"/>
      </w:r>
      <w:r w:rsidRPr="00D66C1F">
        <w:rPr>
          <w:rFonts w:ascii="Roboto" w:hAnsi="Roboto" w:cstheme="minorHAnsi"/>
          <w:lang w:val="en-US"/>
        </w:rPr>
        <w:t>.</w:t>
      </w:r>
      <w:r w:rsidR="00B3543D">
        <w:rPr>
          <w:rFonts w:ascii="Roboto" w:hAnsi="Roboto" w:cstheme="minorHAnsi"/>
          <w:lang w:val="en-US"/>
        </w:rPr>
        <w:t xml:space="preserve"> Clinical features of these myopathies </w:t>
      </w:r>
      <w:r w:rsidR="00DE1ED6">
        <w:rPr>
          <w:rFonts w:ascii="Roboto" w:hAnsi="Roboto" w:cstheme="minorHAnsi"/>
          <w:lang w:val="en-US"/>
        </w:rPr>
        <w:t xml:space="preserve">vary, but </w:t>
      </w:r>
      <w:r w:rsidR="00B3543D">
        <w:rPr>
          <w:rFonts w:ascii="Roboto" w:hAnsi="Roboto" w:cstheme="minorHAnsi"/>
          <w:lang w:val="en-US"/>
        </w:rPr>
        <w:t>include</w:t>
      </w:r>
      <w:r w:rsidR="00DE1ED6">
        <w:rPr>
          <w:rFonts w:ascii="Roboto" w:hAnsi="Roboto" w:cstheme="minorHAnsi"/>
          <w:lang w:val="en-US"/>
        </w:rPr>
        <w:t xml:space="preserve"> progressive</w:t>
      </w:r>
      <w:r w:rsidR="00B3543D">
        <w:rPr>
          <w:rFonts w:ascii="Roboto" w:hAnsi="Roboto" w:cstheme="minorHAnsi"/>
          <w:lang w:val="en-US"/>
        </w:rPr>
        <w:t xml:space="preserve"> axial and limb weakness, loss of ambulation</w:t>
      </w:r>
      <w:r w:rsidR="00CD6FCA">
        <w:rPr>
          <w:rFonts w:ascii="Roboto" w:hAnsi="Roboto" w:cstheme="minorHAnsi"/>
          <w:lang w:val="en-US"/>
        </w:rPr>
        <w:t>,</w:t>
      </w:r>
      <w:r w:rsidR="00B3543D">
        <w:rPr>
          <w:rFonts w:ascii="Roboto" w:hAnsi="Roboto" w:cstheme="minorHAnsi"/>
          <w:lang w:val="en-US"/>
        </w:rPr>
        <w:t xml:space="preserve"> </w:t>
      </w:r>
      <w:r w:rsidR="00DE1ED6">
        <w:rPr>
          <w:rFonts w:ascii="Roboto" w:hAnsi="Roboto" w:cstheme="minorHAnsi"/>
          <w:lang w:val="en-US"/>
        </w:rPr>
        <w:t>and in some instances joint contractures</w:t>
      </w:r>
      <w:r w:rsidR="001B0A8E">
        <w:rPr>
          <w:rFonts w:ascii="Roboto" w:hAnsi="Roboto" w:cstheme="minorHAnsi"/>
          <w:lang w:val="en-US"/>
        </w:rPr>
        <w:t>.</w:t>
      </w:r>
      <w:r w:rsidR="00DE1ED6">
        <w:rPr>
          <w:rFonts w:ascii="Roboto" w:hAnsi="Roboto" w:cstheme="minorHAnsi"/>
          <w:lang w:val="en-US"/>
        </w:rPr>
        <w:t xml:space="preserve"> </w:t>
      </w:r>
      <w:r w:rsidR="001B0A8E">
        <w:rPr>
          <w:rFonts w:ascii="Roboto" w:hAnsi="Roboto" w:cstheme="minorHAnsi"/>
          <w:lang w:val="en-US"/>
        </w:rPr>
        <w:t xml:space="preserve">They </w:t>
      </w:r>
      <w:r w:rsidR="00DE1ED6">
        <w:rPr>
          <w:rFonts w:ascii="Roboto" w:hAnsi="Roboto" w:cstheme="minorHAnsi"/>
          <w:lang w:val="en-US"/>
        </w:rPr>
        <w:t xml:space="preserve">can present </w:t>
      </w:r>
      <w:r w:rsidR="001B0A8E">
        <w:rPr>
          <w:rFonts w:ascii="Roboto" w:hAnsi="Roboto" w:cstheme="minorHAnsi"/>
          <w:lang w:val="en-US"/>
        </w:rPr>
        <w:t xml:space="preserve">at any age from </w:t>
      </w:r>
      <w:r w:rsidR="008954E7">
        <w:rPr>
          <w:rFonts w:ascii="Roboto" w:hAnsi="Roboto" w:cstheme="minorHAnsi"/>
          <w:lang w:val="en-US"/>
        </w:rPr>
        <w:t>infancy</w:t>
      </w:r>
      <w:r w:rsidR="00DE1ED6">
        <w:rPr>
          <w:rFonts w:ascii="Roboto" w:hAnsi="Roboto" w:cstheme="minorHAnsi"/>
          <w:lang w:val="en-US"/>
        </w:rPr>
        <w:t xml:space="preserve"> </w:t>
      </w:r>
      <w:r w:rsidR="001B0A8E">
        <w:rPr>
          <w:rFonts w:ascii="Roboto" w:hAnsi="Roboto" w:cstheme="minorHAnsi"/>
          <w:lang w:val="en-US"/>
        </w:rPr>
        <w:t>to</w:t>
      </w:r>
      <w:r w:rsidR="00DE1ED6">
        <w:rPr>
          <w:rFonts w:ascii="Roboto" w:hAnsi="Roboto" w:cstheme="minorHAnsi"/>
          <w:lang w:val="en-US"/>
        </w:rPr>
        <w:t xml:space="preserve"> late in life</w:t>
      </w:r>
      <w:r w:rsidR="00BA702A">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{"citationID":"trYxIWDd","properties":{"formattedCitation":"\\super 6, 11\\nosupersub{}","plainCitation":"6, 11","noteIndex":0},"citationItems":[{"id":867,"uris":["http://zotero.org/users/2403727/items/S44DVBQP"],"itemData":{"id":867,"type":"article-journal","abstract":"Titin,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R."},{"family":"Vuillerot","given":"Carole"},{"family":"Grosmann","given":"Carla"},{"family":"Camacho","given":"Ana"},{"family":"Mohassel","giv</w:instrText>
      </w:r>
      <w:r w:rsidR="009A0CA2">
        <w:rPr>
          <w:rFonts w:ascii="Roboto" w:hAnsi="Roboto" w:cstheme="minorHAnsi" w:hint="eastAsia"/>
          <w:lang w:val="en-US"/>
        </w:rPr>
        <w:instrText>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Goebel","given":"Diana"},{"family":"Collins","given":"James"},{"family":"Connolly","given":"Anne M."},{"family":"Gilbreath","given":"Heather R.</w:instrText>
      </w:r>
      <w:r w:rsidR="009A0CA2">
        <w:rPr>
          <w:rFonts w:ascii="Roboto" w:hAnsi="Roboto" w:cstheme="minorHAnsi"/>
          <w:lang w:val="en-US"/>
        </w:rPr>
        <w:instrText xml:space="preserve">"},{"family":"Iannaccone","given":"Susan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88" w:author="Christoffer Vissing" w:date="2023-08-28T14:27:00Z">
            <w:rPr>
              <w:rFonts w:ascii="Roboto" w:hAnsi="Roboto" w:cs="Times New Roman"/>
              <w:vertAlign w:val="superscript"/>
            </w:rPr>
          </w:rPrChange>
        </w:rPr>
        <w:t>6, 11</w:t>
      </w:r>
      <w:r w:rsidR="006A7360">
        <w:rPr>
          <w:rFonts w:ascii="Roboto" w:hAnsi="Roboto" w:cstheme="minorHAnsi"/>
          <w:lang w:val="en-US"/>
        </w:rPr>
        <w:fldChar w:fldCharType="end"/>
      </w:r>
      <w:r w:rsidR="00DE1ED6">
        <w:rPr>
          <w:rFonts w:ascii="Roboto" w:hAnsi="Roboto" w:cstheme="minorHAnsi"/>
          <w:lang w:val="en-US"/>
        </w:rPr>
        <w:t xml:space="preserve">. </w:t>
      </w:r>
      <w:r w:rsidRPr="00D66C1F">
        <w:rPr>
          <w:rFonts w:ascii="Roboto" w:hAnsi="Roboto" w:cstheme="minorHAnsi"/>
          <w:color w:val="000000"/>
          <w:shd w:val="clear" w:color="auto" w:fill="FFFFFF"/>
          <w:lang w:val="en-US"/>
        </w:rPr>
        <w:t xml:space="preserve">While genetic variants in </w:t>
      </w:r>
      <w:r w:rsidRPr="00D66C1F">
        <w:rPr>
          <w:rFonts w:ascii="Roboto" w:hAnsi="Roboto" w:cstheme="minorHAnsi"/>
          <w:i/>
          <w:iCs/>
          <w:color w:val="000000"/>
          <w:shd w:val="clear" w:color="auto" w:fill="FFFFFF"/>
          <w:lang w:val="en-US"/>
        </w:rPr>
        <w:t xml:space="preserve">TTN </w:t>
      </w:r>
      <w:r w:rsidRPr="00D66C1F">
        <w:rPr>
          <w:rFonts w:ascii="Roboto" w:hAnsi="Roboto" w:cstheme="minorHAnsi"/>
          <w:color w:val="000000"/>
          <w:shd w:val="clear" w:color="auto" w:fill="FFFFFF"/>
          <w:lang w:val="en-US"/>
        </w:rPr>
        <w:t>have been linked to a wide range of myopathies, the</w:t>
      </w:r>
      <w:r w:rsidRPr="00D66C1F">
        <w:rPr>
          <w:rFonts w:ascii="Roboto" w:hAnsi="Roboto" w:cstheme="minorHAnsi"/>
          <w:lang w:val="en-US"/>
        </w:rPr>
        <w:t xml:space="preserve"> presence and degree of muscle involvement in </w:t>
      </w:r>
      <w:r>
        <w:rPr>
          <w:rFonts w:ascii="Roboto" w:hAnsi="Roboto" w:cstheme="minorHAnsi"/>
          <w:lang w:val="en-US"/>
        </w:rPr>
        <w:t>individuals</w:t>
      </w:r>
      <w:r w:rsidRPr="00D66C1F">
        <w:rPr>
          <w:rFonts w:ascii="Roboto" w:hAnsi="Roboto" w:cstheme="minorHAnsi"/>
          <w:lang w:val="en-US"/>
        </w:rPr>
        <w:t xml:space="preserve"> with familial </w:t>
      </w:r>
      <w:del w:id="89" w:author="Christoffer Vissing" w:date="2023-08-24T10:21:00Z">
        <w:r w:rsidRPr="00D66C1F" w:rsidDel="00E50ECC">
          <w:rPr>
            <w:rFonts w:ascii="Roboto" w:hAnsi="Roboto" w:cstheme="minorHAnsi"/>
            <w:lang w:val="en-US"/>
          </w:rPr>
          <w:delText>dilated cardiomyopathy</w:delText>
        </w:r>
      </w:del>
      <w:ins w:id="90" w:author="Christoffer Vissing" w:date="2023-08-24T10:21:00Z">
        <w:r w:rsidR="00E50ECC">
          <w:rPr>
            <w:rFonts w:ascii="Roboto" w:hAnsi="Roboto" w:cstheme="minorHAnsi"/>
            <w:lang w:val="en-US"/>
          </w:rPr>
          <w:t>DCM</w:t>
        </w:r>
      </w:ins>
      <w:r w:rsidRPr="00D66C1F">
        <w:rPr>
          <w:rFonts w:ascii="Roboto" w:hAnsi="Roboto" w:cstheme="minorHAnsi"/>
          <w:lang w:val="en-US"/>
        </w:rPr>
        <w:t xml:space="preserve"> caused by heterozygous TTNtv ha</w:t>
      </w:r>
      <w:r>
        <w:rPr>
          <w:rFonts w:ascii="Roboto" w:hAnsi="Roboto" w:cstheme="minorHAnsi"/>
          <w:lang w:val="en-US"/>
        </w:rPr>
        <w:t>ve</w:t>
      </w:r>
      <w:r w:rsidRPr="00D66C1F">
        <w:rPr>
          <w:rFonts w:ascii="Roboto" w:hAnsi="Roboto" w:cstheme="minorHAnsi"/>
          <w:lang w:val="en-US"/>
        </w:rPr>
        <w:t xml:space="preserve"> not been investigated. </w:t>
      </w:r>
      <w:r w:rsidRPr="00D66C1F">
        <w:rPr>
          <w:rFonts w:ascii="Roboto" w:hAnsi="Roboto" w:cstheme="minorHAnsi"/>
          <w:color w:val="000000"/>
          <w:shd w:val="clear" w:color="auto" w:fill="FFFFFF"/>
          <w:lang w:val="en-US"/>
        </w:rPr>
        <w:t>Prior studies in patients with other myopathies have found co-involvement of skeletal and cardiac muscles to be common</w:t>
      </w:r>
      <w:del w:id="91" w:author="Christoffer Vissing" w:date="2023-08-27T17:23:00Z">
        <w:r w:rsidRPr="00D66C1F" w:rsidDel="00262509">
          <w:rPr>
            <w:rFonts w:ascii="Roboto" w:hAnsi="Roboto" w:cstheme="minorHAnsi"/>
            <w:color w:val="000000"/>
            <w:shd w:val="clear" w:color="auto" w:fill="FFFFFF"/>
            <w:lang w:val="en-US"/>
          </w:rPr>
          <w:delText>, even in diseases previously thought to have isolated skeletal muscle involvement</w:delText>
        </w:r>
      </w:del>
      <w:r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{"citationID":"M7eyygzp","properties":{"formattedCitation":"\\super 12\\uc0\\u8211{}17\\nosupersub{}","plainCitation":"12–17","noteIndex":0},"citationItems":[{"id":828,"uris":["http://zotero.org/users/2403727/items/48WBR5L8"],"itemData":{"id":828,"type":"article-journal","abstract":"Background\nMyotonic dystrophy type 1 (DM1) is associated with increased cardiac morbidity and mortality. Therefore, assessment of cardiac involvement and risk stratification for sudden cardiac death is crucial. Nevertheless, optimal screening-procedures are not clearly defined. ECG, echocardiography and Holter-monitoring are useful but insufficient. Cardiovascular magnetic resonance (CMR) can provide additional information of which myocardial fibrosis may be relevant., The purpose of this study was to describe the prevalence of myocardial fibrosis in patients with DM1 assessed by CMR, and the association between myocardial fibrosis and abnormal findings on ECG, Holter-monitoring and echocardiography.\n\nMethods\nWe selected 30 unrelated patients with DM1: 18 patients (10 men, mean age 51 years) with, and 12 patients (7 men, mean age 41 years) without abnormal findings on ECG and Holter-monitoring., Patients were evaluated with medical history, physical examination, ECG, Holter-monitoring, echocardiography and CMR.\n\nResults\nMyocardial fibrosis was found in 12/30 (40%, 9 men). The presence of myocardial fibrosis was associated with the following CMR-parameters: increased left ventricular mass (median (range) 55 g/m2 (43–83) vs. 46 g/m2 (36–64), p = 0.02), increased left atrial volume (median (range) 52 ml/m2 (36–87) vs. 46 ml/m2 (35–69), p = 0.04) and a trend toward lower LVEF (median (range) 63% (38–71) vs. 66% (60–80), p = 0.06). Overall, we found no association between the presence of myocardial fibrosis and abnormal findings on: ECG (p = 0.71), Holter-monitoring (p = 0.27) or echocardiographic measurements of left ventricular volumes, ejection fraction or global longitudinal strain (p = 0.18).\n\nConclusion\nPatients with DM1 had a high prevalence of myocardial fibrosis which was not predicted by ECG, Holter-monitoring or echocardiography. CMR add additional information to current standard cardiac assessment and may prove to be a clinically valuable tool for risk stratification in DM1.","container-title":"Journal of Cardiovascular Magnetic Resonance","DOI":"10.1186/s12968-014-0059-z","ISSN":"1097-6647","issue":"1","journalAbbreviation":"J Cardiovasc Magn Reson","note":"PMID: 25086734\nPMCID: PMC4422258","page":"59","source":"PubMed Central","title":"Myocardial fibrosis in patients with myotonic dystrophy type 1: a cardiovascular magnetic resonance study","title-short":"Myocardial fibrosis in patients with myotonic dystrophy type 1","volume":"16","author":[{"family":"Petri","given":"Helle"},{"family":"Ahtarovski","given":"Kiril Aleksov"},{"family":"Vejlstrup","given":"Niels"},{"family":"Vissing","given":"John"},{"family":"Witting","given":"Nanna"},{"family":"Køber","given":"Lars"},{"family":"Bundgaard","given":"Henning"}],"issued":{"date-parts":[["2014",8,1]]}}},{"id":827,"uris":["http://zotero.org/users/2403727/items/MTEX9WAA"],"itemData":{"id":827,"type":"article-journal","abstract":"AbstractAims.  To quantify the association between myotonic dystrophy (DM) and cardiac disease in a nationwide cohort.Methods and results.  We identified a nati","container-title":"European Heart Journal","DOI":"10.1093/eurheartj/ehu157","ISSN":"0195-668X","issue":"32","journalAbbreviation":"Eur Heart J","language":"en","page":"2158-2164","source":"academic-oup-com.ep.fjernadgang.kb.dk","title":"Cardiac involvement in myotonic dystrophy: a nationwide cohort study","title-short":"Cardiac involvement in myotonic dystrophy","volume":"35","author":[{"family":"Lund","given":"Marie"},{"family":"Diaz","given":"Lars Jorge"},{"family":"Ranthe","given":"Mattis Flyvholm"},{"family":"Petri","given":"Helle"},{"family":"Duno","given":"Morten"},{"family":"Juncker","given":"Inger"},{"family":"Eiberg","given":"Hans"},{"family":"Vissing","given":"John"},{"family":"Bundgaard","given":"Henning"},{"family":"Wohlfahrt","given":"Jan"},{"family":"Melbye","given":"Mads"}],"issued":{"date-parts":[["2014",8,21]]}}},{"id":825,"uris":["http://zotero.org/users/2403727/items/8INXQZB3"],"itemData":{"id":825,"type":"article-journal","abstract":"&lt;h3&gt;Objective&lt;/h3&gt;&lt;p&gt;To investigate the extent of cardiac involvement in patients with 1 of the 12 groups of recessively inherited limb-girdle muscular dystrophy type 2 (LGMD2A-L) and Becker muscular dystrophy (BMD).&lt;/p&gt;&lt;h3&gt;Design&lt;/h3&gt;&lt;p&gt;Prospective screening.&lt;/p&gt;&lt;h3&gt;Setting&lt;/h3&gt;&lt;p&gt;Neuromuscular Clinic and Department of Cardiology at Rigshospitalet.&lt;/p&gt;&lt;h3&gt;Patients&lt;/h3&gt;&lt;p&gt;One hundred one patients with LGMD2A-I and BMD and 29 patients with LGMD2 and no molecular diagnosis.&lt;/p&gt;&lt;h3&gt;Main Outcome Measures&lt;/h3&gt;&lt;p&gt;Clinical investigation, echocardiography, and electrocardiographic findings.&lt;/p&gt;&lt;h3&gt;Results&lt;/h3&gt;&lt;p&gt;Cardiac involvement was present in 24 of 100 patients (24%) with LGMD2A-I and in 14 of 30 patients (47%) with BMD. Only a few patients with LGMD2A and unclassified LGMD2 had mild cardiac involvement, whereas 29% and 67% of patients with LGMD2I and LGMD2E, respectively, had cardiac involvement. Cardiac involvement was not correlated with age, muscle strength, or the level of dystrophic changes on muscle biopsy.&lt;/p&gt;&lt;h3&gt;Conclusions&lt;/h3&gt;&lt;p&gt;This study demonstrates a high prevalence of cardiac involvement in patients with LGMD2I, LGMD2E, and BMD. Patients with LGMD2A, LGMD2D, and unclassified LGMD2 have a much lower and milder prevalence of cardiac involvement.&lt;/p&gt;","container-title":"Archives of Neurology","DOI":"10.1001/archneur.65.9.1196","ISSN":"0003-9942","issue":"9","journalAbbreviation":"Arch Neurol","language":"en","page":"1196-1201","source":"jamanetwork-com.ep.fjernadgang.kb.dk","title":"Cardiac Involvement in Patients With Limb-Girdle Muscular Dystrophy Type 2 and Becker Muscular Dystrophy","volume":"65","author":[{"family":"Sveen","given":"Marie-Louise"},{"family":"Thune","given":"Jens Jakob"},{"family":"Køber","given":"Lars"},{"family":"Vissing","given":"John"}],"issued":{"date-parts":[["2008",9,8]]}}},{"id":807,"uris":["http://zotero.org/users/2403727/items/S9667PCJ"],"itemData":{"id":807,"type":"article-journal","abstract":"Aim\nTo assess the degree and progression of cardiac involvement in patients with limb-girdle type 2 (LGMD2) and Becker muscular dystrophies (BMD).\nMethods\nA follow-up study of 100 LGMD2 (types A–L) and 30 BMD patients assessed by electrocardiogram (ECG) and echocardiography, supplemented by Holter-monitoring at follow-up.\nResults\nAfter a median of 8.9years (range 0.4–13.7), twelve patients had died: LGMD2 (n=10, mean age 61±11years), BMD (n=2, age 43 and 45years). Of the remaining 118 patients, 89 completed follow-up: LGMD2 (n=64, age 48±13years) and BMD (n=25, age 40±13years). In BMD, LVEF decreased from 60% (10–62) to 50% (10–64), p=0.02 corresponding to a one percentage drop annually. Among patients with LGMD2, LVEF decreased significantly in patients with LGMD typ</w:instrText>
      </w:r>
      <w:r w:rsidR="009A0CA2">
        <w:rPr>
          <w:rFonts w:ascii="Roboto" w:hAnsi="Roboto" w:cstheme="minorHAnsi" w:hint="eastAsia"/>
          <w:color w:val="000000"/>
          <w:shd w:val="clear" w:color="auto" w:fill="FFFFFF"/>
          <w:lang w:val="en-US"/>
        </w:rPr>
        <w:instrText>e 2I (n=28) from 59% (15</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72) to 55% (20</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61), p=0.03, i.e. a 0.4 percentage drop annually, and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was associated with increased mortality in this subgroup. In LGMD2E, 3/5 patients (60%) at baseline and 4/5 (80%) at follow-up had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ECG abnorma</w:instrText>
      </w:r>
      <w:r w:rsidR="009A0CA2">
        <w:rPr>
          <w:rFonts w:ascii="Roboto" w:hAnsi="Roboto" w:cstheme="minorHAnsi"/>
          <w:color w:val="000000"/>
          <w:shd w:val="clear" w:color="auto" w:fill="FFFFFF"/>
          <w:lang w:val="en-US"/>
        </w:rPr>
        <w:instrText xml:space="preserve">lities were non-progressive in BMD and in all subgroups of LGMD2. SVT and NSVT were present in both groups: BMD (3/14 (21%) and (2/14 (14%)), LGMD2 (16/51 (31%) and 8/51 (16%)), respectively, all asymptomatic.\nConclusion\nLVEF decreased significantly in patients with BMD and LGMD2I, and the majority of patients with LGMD2E had left ventricular systolic dysfunction. This study emphasizes the need for tailored regular cardiac assessments according to molecular diagnosis with special focus on BMD and LGMD types 2I and 2E.","container-title":"International Journal of Cardiology","DOI":"10.1016/j.ijcard.2014.12.090","ISSN":"0167-5273","journalAbbreviation":"International Journal of Cardiology","page":"403-411","source":"ScienceDirect","title":"Progression of cardiac involvement in patients with limb-girdle type 2 and Becker muscular dystrophies: A 9-year follow-up study","title-short":"Progression of cardiac involvement in patients with limb-girdle type 2 and Becker muscular dystrophies","volume":"182","author":[{"family":"Petri","given":"Helle"},{"family":"Sveen","given":"Marie-Louise"},{"family":"Thune","given":"Jens Jakob"},{"family":"Vissing","given":"Christoffer"},{"family":"Dahlqvist","given":"Julia Rebecka"},{"family":"Witting","given":"Nanna"},{"family":"Bundgaard","given":"Henning"},{"family":"Køber","given":"Lars"},{"family":"Vissing","given":"John"}],"issued":{"date-parts":[["2015",3,1]]}}},{"id":824,"uris":["http://zotero.org/users/2403727/items/UC46KRT7"],"itemData":{"id":824,"type":"article-journal","abstract":"BackgroundTo evaluate the prevalence of cardiac involvement in patients with congenital myopathies and the association to specific genotypes.MethodsWe evaluated patients with physical examination, electrocardiogram, echocardiography, and 48-h Holter monitoring. Follow-up was performed for major events.ResultsWe included 130 patients, 55 men (42%), with a mean age of 34 ± 17 years. A genetic diagnosis was established in 97 patients (75%). Right bundle branch block was observed in three patients: 2/34 patients with a ryanodine receptor 1 (RYR1) and 1/6 with a tropomyosin two gene (TPM2) gene mutation. Echocardiography showed left-ventricular hypertrophy in five patients: 2/17 and 3/34 patients with a Dynamin 2 (DNM2) and a RYR1 mutation, respectively. One patient with a myosin heavy-chain (MYH7) mutation had dilated cardiomyopathy and heart failure. On Holter monitoring, frequent ventricular premature contractions were observed in one patient with a DNM2 mutation. Two patients with a TPM2 and a RYR1 mutation, respectively, had a single short run of non-sustained ventricular tachycardia. Atrioventricular nodal re-entry tachycardia was observed in a 20-year-old man with an actin 1 gene mutation. During follow-up (median 8.4 years), four patients died, all of non-cardiac causes.ConclusionCongenital myopathies are generally associated with a mild cardiac phenotype. Our findings substantiate the literature and indicate that, except for patients with specific genotypes, such as MYH7 and TTN mutations, repeated cardiac assessments can be minimized, given a normal initial cardiac screening at time of diagnosis.","container-title":"Journal of Neurology","DOI":"10.1007/s00415-019-09267-3","ISSN":"1432-1459","issue":"6","journalAbbreviation":"J Neurol","language":"en","page":"1367-1375","source":"Springer Link","title":"Congenital myopathies are mainly associated with a mild cardiac phenotype","volume":"266","author":[{"family":"Petri","given":"Helle"},{"family":"Wahbi","given":"Karim"},{"family":"Witting","given":"Nanna"},{"family":"Køber","given":"Lars"},{"family":"Bundgaard","given":"Henning"},{"family":"Kamoun","given":"Emna"},{"family":"Vellieux","given":"Geoffroy"},{"family":"Stojkovic","given":"Tanya"},{"family":"Béhin","given":"Anthony"},{"family":"Laforet","given":"Pascal"},{"family":"Vissing","given":"John"}],"issued":{"date-parts":[["2019",6,1]]}}},{"id":2882,"uris":["http://zotero.org/users/2403727/items/85IPYDHK"],"itemData":{"id":2882,"type":"article-journal","abstract":"To describe the incidence and identify predictors of sudden death (SD), major conduction defects and sustained ventricular tachyarrhythmias (VTA) in myotonic dystrophy type 1 (DM1).We retrospectively enrolled 1388 adults with DM1 referred to six French medical centres between January 2000 and October 2013. We confirmed their vital status, classified all deaths, and determined the incidence of major conduction defects requiring permanent pacing and sustained VTA. We searched for predictors of overall survival, SD, major conduction defects, and sustained VTA by Cox regression analysis. Over a median 10-year follow-up, 253 (18.2%) patients died, 39 (3.6%) suddenly. Analysis of the cardiac rhythm at the time of the 39 SD revealed sustained VTA in 9, asystole in 5, complete atrioventricular block in 1 and electromechanical dissociation in two patients. Non-cardiac causes were identified in the five patients with SD who underwent autopsies. Major conduction defects developed in 143 (19.3%) and sustained VTA in 26 (2.3%) patients. By Cox regression analysis, age, family history of SD and left bundle branch block were independent predictors of SD, while age, male sex, electrocardiographic conduction abnormalities, syncope, and atrial fibrillation were independent predictors of major conduction defects; non-sustained VTA was the only predictor of sustained VTA.SD was a frequent mode of death in DM1, with multiple mechanisms involved. Major conduction defects were by far more frequent than sustained VTA, whose only independent predictor was a personal history of non-sustained VTA. ClinicalTrials.gov no: NCT01136330.","container-title":"European Heart Journal","DOI":"10.1093/eurheartj/ehw569","ISSN":"0195-668X","issue":"10","journalAbbreviation":"European Heart Journal","page":"751-758","source":"Silverchair","title":"Incidence and predictors of sudden death, major conduction defects and sustained ventricular tachyarrhythmias in 1388 patients with myotonic dystrophy type 1","volume":"38","author":[{"family":"Wahbi","given":"Karim"},{"family":"Babuty","given":"Dominique"},{"family":"Probst","given":"Vincent"},{"family":"Wissocque","given":"Ludivine"},{"family":"Labombarda","given":"Fabien"},{"family":"Porcher","given":"Raphaël"},{"family":"Bécane","given":"Henri Marc"},{"family":"Lazarus","given":"Arnaud"},{"family":"Béhin","given":"Anthony"},{"family":"Laforêt","given":"Pascal"},{"family":"Stojkovic","given":"Tanya"},{"family":"Clementy","given":"Nicolas"},{"family":"Dussauge","given":"Aurélie Pattier"},{"family":"Gourraud","given":"Jean Baptiste"},{"family":"Pereon","given":"Yann"},{"family":"Lacour","given":"Arnaud"},{"family":"Chapon","given":"Françoise"},{"family":"Milliez","given":"Paul"},{"family":"Klug","given":"Didier"},{"family":"Eymard","given":"Bruno"},{"family":"Duboc","given":"Denis"}],"issued":{"date-parts":[["2017",3,7]]}}}],"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lang w:val="en-US"/>
          <w:rPrChange w:id="92" w:author="Christoffer Vissing" w:date="2023-08-28T14:27:00Z">
            <w:rPr>
              <w:rFonts w:ascii="Roboto" w:hAnsi="Roboto" w:cs="Times New Roman"/>
              <w:vertAlign w:val="superscript"/>
            </w:rPr>
          </w:rPrChange>
        </w:rPr>
        <w:t>12–17</w:t>
      </w:r>
      <w:r w:rsidRPr="00D66C1F">
        <w:rPr>
          <w:rFonts w:ascii="Roboto" w:hAnsi="Roboto" w:cstheme="minorHAnsi"/>
          <w:color w:val="000000"/>
          <w:shd w:val="clear" w:color="auto" w:fill="FFFFFF"/>
          <w:lang w:val="en-US"/>
        </w:rPr>
        <w:fldChar w:fldCharType="end"/>
      </w:r>
      <w:ins w:id="93" w:author="Christoffer Vissing" w:date="2023-08-28T08:53:00Z">
        <w:r w:rsidR="000A744B">
          <w:rPr>
            <w:rFonts w:ascii="Roboto" w:hAnsi="Roboto" w:cstheme="minorHAnsi"/>
            <w:color w:val="000000"/>
            <w:shd w:val="clear" w:color="auto" w:fill="FFFFFF"/>
            <w:lang w:val="en-US"/>
          </w:rPr>
          <w:t xml:space="preserve"> and a p</w:t>
        </w:r>
      </w:ins>
      <w:ins w:id="94" w:author="Christoffer Vissing" w:date="2023-08-28T08:54:00Z">
        <w:r w:rsidR="000A744B">
          <w:rPr>
            <w:rFonts w:ascii="Roboto" w:hAnsi="Roboto" w:cstheme="minorHAnsi"/>
            <w:color w:val="000000"/>
            <w:shd w:val="clear" w:color="auto" w:fill="FFFFFF"/>
            <w:lang w:val="en-US"/>
          </w:rPr>
          <w:t xml:space="preserve">revious study investigating the health records of patients with TTNtv found </w:t>
        </w:r>
      </w:ins>
      <w:ins w:id="95" w:author="Christoffer Vissing" w:date="2023-08-28T08:55:00Z">
        <w:r w:rsidR="000A744B">
          <w:rPr>
            <w:rFonts w:ascii="Roboto" w:hAnsi="Roboto" w:cstheme="minorHAnsi"/>
            <w:color w:val="000000"/>
            <w:shd w:val="clear" w:color="auto" w:fill="FFFFFF"/>
            <w:lang w:val="en-US"/>
          </w:rPr>
          <w:t>clinical indications of</w:t>
        </w:r>
      </w:ins>
      <w:ins w:id="96" w:author="Christoffer Vissing" w:date="2023-08-28T08:54:00Z">
        <w:r w:rsidR="000A744B">
          <w:rPr>
            <w:rFonts w:ascii="Roboto" w:hAnsi="Roboto" w:cstheme="minorHAnsi"/>
            <w:color w:val="000000"/>
            <w:shd w:val="clear" w:color="auto" w:fill="FFFFFF"/>
            <w:lang w:val="en-US"/>
          </w:rPr>
          <w:t xml:space="preserve"> co-involvement of skeletal a</w:t>
        </w:r>
      </w:ins>
      <w:ins w:id="97" w:author="Christoffer Vissing" w:date="2023-08-28T08:55:00Z">
        <w:r w:rsidR="000A744B">
          <w:rPr>
            <w:rFonts w:ascii="Roboto" w:hAnsi="Roboto" w:cstheme="minorHAnsi"/>
            <w:color w:val="000000"/>
            <w:shd w:val="clear" w:color="auto" w:fill="FFFFFF"/>
            <w:lang w:val="en-US"/>
          </w:rPr>
          <w:t xml:space="preserve">nd heart muscle in a subset of families </w:t>
        </w:r>
      </w:ins>
      <w:r w:rsidR="009A0CA2">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{"citationID":"nC2psTc1","properties":{"formattedCitation":"\\super 18\\nosupersub{}","plainCitation":"18","noteIndex":0},"citationItems":[{"id":3772,"uris":["http://zotero.org/users/2403727/items/7U57WZWG"],"itemData":{"id":3772,"type":"article-journal","abstract":"Background Variants in TTN are frequently identified in the genetic evaluation of skeletal myopathy or cardiomyopathy. However, due to the high frequency of TTN variants in the general population, incomplete penetrance, and limited understanding of the spectrum of disease, interpretation of TTN variants is often difficult for laboratories and clinicians. Currently, cardiomyopathy is associated with heterozygous A-band TTN variants, whereas skeletal myopathy is largely associated with homozygous or compound heterozygous TTN variants. Recent reports show pathogenic variants in TTN may result in a broader phenotypic spectrum than previously recognized. Methods Here we report the results of a multisite study that characterized the phenotypes of probands with variants in TTN. We investigated TTN genotype-phenotype correlations in probands with skeletal myopathy and/or cardiomyopathy. Probands with TTN truncating variants (TTNtv) or pathogenic missense variants were ascertained from two academic medical centers. Variants were identified via clinical genetic testing and reviewed according to the American College of Medical Genetics criteria. Clinical and family history data were documented via retrospective chart review. Family studies were performed for probands with atypical phenotypes. Results Forty-nine probands were identified with TTNtv or pathogenic missense variants. Probands were classified by clinical presentation: cardiac (n = 30), skeletal muscle (n = 12), or both (cardioskeletal, n = 7). Within the cardioskeletal group, 5/7 probands had heterozygous TTNtv predicted to affect the distal (3’) end of the A-band. All cardioskeletal probands had onset of proximal-predominant muscle weakness before diagnosis of cardiovascular disease, five pedigrees support dominant transmission. Conclusion Although heterozygous TTNtv in the A-band is known to cause dilated cardiomyopathy, we present evidence that these variants may in some cases cause a novel, dominant skeletal myopathy with a limb-girdle pattern of weakness. These findings emphasize the importance of multidisciplinary care for patients with A-band TTNtv who may be at risk for multisystem disease.","container-title":"Molecular Genetics &amp; Genomic Medicine","DOI":"10.1002/mgg3.1460","ISSN":"2324-9269","issue":"10","language":"en","note":"_eprint: https://onlinelibrary.wiley.com/doi/pdf/10.1002/mgg3.1460","page":"e1460","source":"Wiley Online Library","title":"Novel heterozygous truncating titin variants affecting the A-band are associated with cardiomyopathy and myopathy/muscular dystrophy","volume":"8","author":[{"family":"Rich","given":"Kelly A."},{"family":"Moscarello","given":"Tia"},{"family":"Siskind","given":"Carly"},{"family":"Brock","given":"Guy"},{"family":"Tan","given":"Christopher A."},{"family":"Vatta","given":"Matteo"},{"family":"Winder","given":"Thomas L."},{"family":"Elsheikh","given":"Bakri"},{"family":"Vicini","given":"Leah"},{"family":"Tucker","given":"Brianna"},{"family":"Palettas","given":"Marilly"},{"family":"Hershberger","given":"Ray E."},{"family":"Kissel","given":"John T."},{"family":"Morales","given":"Ana"},{"family":"Roggenbuck","given":"Jennifer"}],"issued":{"date-parts":[["2020"]]}}}],"schema":"https://github.com/citation-style-language/schema/raw/master/csl-citation.json"} </w:instrText>
      </w:r>
      <w:r w:rsidR="009A0CA2">
        <w:rPr>
          <w:rFonts w:ascii="Roboto" w:hAnsi="Roboto" w:cstheme="minorHAnsi"/>
          <w:color w:val="000000"/>
          <w:shd w:val="clear" w:color="auto" w:fill="FFFFFF"/>
          <w:lang w:val="en-US"/>
        </w:rPr>
        <w:fldChar w:fldCharType="separate"/>
      </w:r>
      <w:r w:rsidR="009A0CA2" w:rsidRPr="009A0CA2">
        <w:rPr>
          <w:rFonts w:ascii="Roboto" w:hAnsi="Roboto" w:cs="Times New Roman"/>
          <w:color w:val="000000"/>
          <w:vertAlign w:val="superscript"/>
          <w:lang w:val="en-US"/>
          <w:rPrChange w:id="98" w:author="Christoffer Vissing" w:date="2023-08-28T14:29:00Z">
            <w:rPr>
              <w:rFonts w:ascii="Roboto" w:hAnsi="Roboto" w:cs="Times New Roman"/>
              <w:color w:val="000000"/>
              <w:vertAlign w:val="superscript"/>
            </w:rPr>
          </w:rPrChange>
        </w:rPr>
        <w:t>18</w:t>
      </w:r>
      <w:r w:rsidR="009A0CA2">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w:t>
      </w:r>
      <w:r w:rsidR="007D7053" w:rsidRPr="00D66C1F">
        <w:rPr>
          <w:rFonts w:ascii="Roboto" w:hAnsi="Roboto" w:cstheme="minorHAnsi"/>
          <w:color w:val="000000"/>
          <w:shd w:val="clear" w:color="auto" w:fill="FFFFFF"/>
          <w:lang w:val="en-US"/>
        </w:rPr>
        <w:t>Based on this, we hypothesized that</w:t>
      </w:r>
      <w:r w:rsidR="007D7053" w:rsidRPr="00D66C1F">
        <w:rPr>
          <w:rFonts w:ascii="Roboto" w:hAnsi="Roboto" w:cstheme="minorHAnsi"/>
          <w:lang w:val="en-US"/>
        </w:rPr>
        <w:t xml:space="preserve"> TTNtv leading to sarcomere insufficiency </w:t>
      </w:r>
      <w:r w:rsidR="007D7053"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{"citationID":"jnc3tN3o","properties":{"formattedCitation":"\\super 19\\nosupersub{}","plainCitation":"19","noteIndex":0},"citationItems":[{"id":761,"uris":["http://zotero.org/users/2403727/items/YCV4PGJJ"],"itemData":{"id":761,"type":"article-journal","abstract":"A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E."}],"issued":{"date-parts":[["2015",8,28]]}}}],"schema":"https://github.com/citation-style-language/schema/raw/master/csl-citation.json"} </w:instrText>
      </w:r>
      <w:r w:rsidR="007D7053" w:rsidRPr="00D66C1F">
        <w:rPr>
          <w:rFonts w:ascii="Roboto" w:hAnsi="Roboto" w:cstheme="minorHAnsi"/>
          <w:lang w:val="en-US"/>
        </w:rPr>
        <w:fldChar w:fldCharType="separate"/>
      </w:r>
      <w:r w:rsidR="009A0CA2" w:rsidRPr="009A0CA2">
        <w:rPr>
          <w:rFonts w:ascii="Roboto" w:hAnsi="Roboto" w:cs="Times New Roman"/>
          <w:vertAlign w:val="superscript"/>
          <w:lang w:val="en-US"/>
          <w:rPrChange w:id="99" w:author="Christoffer Vissing" w:date="2023-08-28T14:29:00Z">
            <w:rPr>
              <w:rFonts w:ascii="Roboto" w:hAnsi="Roboto" w:cs="Times New Roman"/>
              <w:vertAlign w:val="superscript"/>
            </w:rPr>
          </w:rPrChange>
        </w:rPr>
        <w:t>19</w:t>
      </w:r>
      <w:r w:rsidR="007D7053" w:rsidRPr="00D66C1F">
        <w:rPr>
          <w:rFonts w:ascii="Roboto" w:hAnsi="Roboto" w:cstheme="minorHAnsi"/>
          <w:lang w:val="en-US"/>
        </w:rPr>
        <w:fldChar w:fldCharType="end"/>
      </w:r>
      <w:r w:rsidR="007D7053" w:rsidRPr="00D66C1F">
        <w:rPr>
          <w:rFonts w:ascii="Roboto" w:hAnsi="Roboto" w:cstheme="minorHAnsi"/>
          <w:lang w:val="en-US"/>
        </w:rPr>
        <w:t xml:space="preserve"> and reduced function of cardiac muscle could lead to similar molecular and functional alterations of skeletal muscle.</w:t>
      </w:r>
      <w:r w:rsidR="007D7053">
        <w:rPr>
          <w:rFonts w:ascii="Roboto" w:hAnsi="Roboto" w:cstheme="minorHAnsi"/>
          <w:lang w:val="en-US"/>
        </w:rPr>
        <w:t xml:space="preserve"> </w:t>
      </w:r>
      <w:r w:rsidR="006214DC">
        <w:rPr>
          <w:rFonts w:ascii="Roboto" w:hAnsi="Roboto" w:cstheme="minorHAnsi"/>
          <w:color w:val="000000"/>
          <w:shd w:val="clear" w:color="auto" w:fill="FFFFFF"/>
          <w:lang w:val="en-US"/>
        </w:rPr>
        <w:t xml:space="preserve">Reduced exercise capacity, fatigue and </w:t>
      </w:r>
      <w:r w:rsidR="007D7053">
        <w:rPr>
          <w:rFonts w:ascii="Roboto" w:hAnsi="Roboto" w:cstheme="minorHAnsi"/>
          <w:color w:val="000000"/>
          <w:shd w:val="clear" w:color="auto" w:fill="FFFFFF"/>
          <w:lang w:val="en-US"/>
        </w:rPr>
        <w:t>sarcopenia</w:t>
      </w:r>
      <w:r w:rsidR="006214DC">
        <w:rPr>
          <w:rFonts w:ascii="Roboto" w:hAnsi="Roboto" w:cstheme="minorHAnsi"/>
          <w:color w:val="000000"/>
          <w:shd w:val="clear" w:color="auto" w:fill="FFFFFF"/>
          <w:lang w:val="en-US"/>
        </w:rPr>
        <w:t xml:space="preserve"> are frequently </w:t>
      </w:r>
      <w:r w:rsidR="007D7053">
        <w:rPr>
          <w:rFonts w:ascii="Roboto" w:hAnsi="Roboto" w:cstheme="minorHAnsi"/>
          <w:color w:val="000000"/>
          <w:shd w:val="clear" w:color="auto" w:fill="FFFFFF"/>
          <w:lang w:val="en-US"/>
        </w:rPr>
        <w:t xml:space="preserve">observed and </w:t>
      </w:r>
      <w:r w:rsidR="006214DC">
        <w:rPr>
          <w:rFonts w:ascii="Roboto" w:hAnsi="Roboto" w:cstheme="minorHAnsi"/>
          <w:color w:val="000000"/>
          <w:shd w:val="clear" w:color="auto" w:fill="FFFFFF"/>
          <w:lang w:val="en-US"/>
        </w:rPr>
        <w:t>reported by patients with DCM</w:t>
      </w:r>
      <w:r w:rsidR="007D7053">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and heart failure</w:t>
      </w:r>
      <w:r w:rsidR="007D7053">
        <w:rPr>
          <w:rFonts w:ascii="Roboto" w:hAnsi="Roboto" w:cstheme="minorHAnsi"/>
          <w:color w:val="000000"/>
          <w:shd w:val="clear" w:color="auto" w:fill="FFFFFF"/>
          <w:lang w:val="en-US"/>
        </w:rPr>
        <w:t xml:space="preserve"> in general, and is associated with </w:t>
      </w:r>
      <w:r w:rsidR="000E58B2">
        <w:rPr>
          <w:rFonts w:ascii="Roboto" w:hAnsi="Roboto" w:cstheme="minorHAnsi"/>
          <w:color w:val="000000"/>
          <w:shd w:val="clear" w:color="auto" w:fill="FFFFFF"/>
          <w:lang w:val="en-US"/>
        </w:rPr>
        <w:t>adverse</w:t>
      </w:r>
      <w:r w:rsidR="007D7053">
        <w:rPr>
          <w:rFonts w:ascii="Roboto" w:hAnsi="Roboto" w:cstheme="minorHAnsi"/>
          <w:color w:val="000000"/>
          <w:shd w:val="clear" w:color="auto" w:fill="FFFFFF"/>
          <w:lang w:val="en-US"/>
        </w:rPr>
        <w:t xml:space="preserve"> outcomes </w:t>
      </w:r>
      <w:r w:rsidR="003D74CA">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{"citationID":"dOK0Ptc9","properties":{"formattedCitation":"\\super 20\\uc0\\u8211{}22\\nosupersub{}","plainCitation":"20–22","noteIndex":0},"citationItems":[{"id":3912,"uris":["http://zotero.org/users/2403727/items/WE29QW9K"],"itemData":{"id":3912,"type":"article-journal","abstract":"AIMS: Changes in heart failure (HF) patients' body composition may be associated with reduced exercise capacity. The aim of the present study was to determine the overlap in wasting syndromes in HF (cachexia and sarcopenia) and to compare their functional impact.\nMETHODS AND RESULTS: We prospectively enrolled 207 ambulatory male patients with clinically stable chronic HF. All patients underwent a standardized protocol examining functional capacity, body composition, and quality of life (QoL). Cachexia was present in 39 (18.8%) of 207 patients, 14 of whom also fulfilled the characteristics of sarcopenia (sarcopenia + cachexia group, 6.7%), whereas 25 did not (cachectic HF group, 12.1%). Sarcopenia without cachexia was present in 30 patients (sarcopenic HF group, 14.4%). A total of 44 patients (21.3%) presented with sarcopenia; however, 138 patients showed no signs of wasting (no wasting group, 66%). Patients with sarcopenia had lower strength and exercise capacity than both the no wasting and the cachectic HF group. Handgrip strength, quadriceps strength, peak oxygen uptake (VO2 ), distance in the 6-minute walk test (6MWT), and QoL results were lowest in the sarcopenia + cachexia group vs. the no wasting group (P &lt; 0.05 for all). Likewise, the sarcopenic HF group showed lower handgrip strength, quadriceps strength, 6MWT, peak VO2 , and QoL results vs. the no wasting group (P &lt; 0.05 for all).\nCONCLUSION: Losing muscle with or without weight loss appears to have a more pronounced role than weight loss alone with regard to functional capacity and QoL among male patients with chronic HF.\nCLINICAL TRIAL REGISTRATION: ClinicalTrials.gov Identifier NCT01872299.","container-title":"European Journal of Heart Failure","DOI":"10.1002/ejhf.1304","ISSN":"1879-0844","issue":"11","journalAbbreviation":"Eur J Heart Fail","language":"eng","note":"PMID: 30160804","page":"1580-1587","source":"PubMed","title":"Comparison of sarcopenia and cachexia in men with chronic heart failure: results from the Studies Investigating Co-morbidities Aggravating Heart Failure (SICA-HF)","title-short":"Comparison of sarcopenia and cachexia in men with chronic heart failure","volume":"20","author":[{"family":"Emami","given":"Amir"},{"family":"Saitoh","given":"Masakazu"},{"family":"Valentova","given":"Miroslava"},{"family":"Sandek","given":"Anja"},{"family":"Evertz","given":"Ruben"},{"family":"Ebner","given":"Nicole"},{"family":"Loncar","given":"Goran"},{"family":"Springer","given":"Jochen"},{"family":"Doehner","given":"Wolfram"},{"family":"Lainscak","given":"Mitja"},{"family":"Hasenfuß","given":"Gerd"},{"family":"Anker","given":"Stefan D."},{"family":"Haehling","given":"Stephan","non-dropping-particle":"von"}],"issued":{"date-parts":[["2018",11]]}}},{"id":3913,"uris":["http://zotero.org/users/2403727/items/9USTVJX9"],"itemData":{"id":3913,"type":"article-journal","abstract":"Patients suffering from chronic heart failure (CHF) show an increased prevalence (~20% in elderly CHF patients) of loss of muscle mass and muscle function (i.e. sarcopenia) compared with healthy elderly people. Sarcopenia, which can also occur in obese patients, is considered a strong predictor of frailty, disability, and mortality in older persons and is present in 5-13% of elderly persons aged 60-70 years and up to 50% of all octogenarians. In a CHF study, sarcopenia was associated with lower strength, reduced peak oxygen consumption (peak VO2 , 1173 ± 433 vs. 1622 ± 456 mL/min), and lower exercise time (7.7 ± 3.8 vs. 10.22 ± 3.0 min, both P &lt; 0.001). Unfortunately, there are only very limited therapy options. Currently, the main intervention remains resistance exercise. Specialized nutritional support may aid the effects of resistance training. Testosterone has significant positive effects on muscle mass and function, and low endogenous testosterone has been described as an independent risk factor in CHF in a study with 618 men (hazard ratio 0.929, P = 0.042). However, the use of testosterone is controversial because of possible side effects. Selective androgen receptor modulators have been developed to overcome these side effects but are not yet available on the market. Further investigational drugs include growth hormone, insulin-like growth factor 1, and several compounds that target the myostatin pathway. The continuing development of new treatment strategies and compounds for sarcopenia, muscle wasting regardless of CHF, and cardiac cachexia makes this a stimulating research area.","container-title":"ESC heart failure","DOI":"10.1002/ehf2.12387","ISSN":"2055-5822","issue":"6","journalAbbreviation":"ESC Heart Fail","language":"eng","note":"PMID: 30548178\nPMCID: PMC6300810","page":"1099-1107","source":"PubMed","title":"Skeletal muscle wasting in chronic heart failure","volume":"5","author":[{"family":"Suzuki","given":"Tsuyoshi"},{"family":"Palus","given":"Sandra"},{"family":"Springer","given":"Jochen"}],"issued":{"date-parts":[["2018",12]]}}},{"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3D74CA">
        <w:rPr>
          <w:rFonts w:ascii="Roboto" w:hAnsi="Roboto" w:cstheme="minorHAnsi"/>
          <w:color w:val="000000"/>
          <w:shd w:val="clear" w:color="auto" w:fill="FFFFFF"/>
          <w:lang w:val="en-US"/>
        </w:rPr>
        <w:fldChar w:fldCharType="separate"/>
      </w:r>
      <w:r w:rsidR="009A0CA2" w:rsidRPr="009A0CA2">
        <w:rPr>
          <w:rFonts w:ascii="Roboto" w:hAnsi="Roboto" w:cs="Times New Roman"/>
          <w:color w:val="000000"/>
          <w:vertAlign w:val="superscript"/>
          <w:lang w:val="en-US"/>
          <w:rPrChange w:id="100" w:author="Christoffer Vissing" w:date="2023-08-28T14:29:00Z">
            <w:rPr>
              <w:rFonts w:ascii="Roboto" w:hAnsi="Roboto" w:cs="Times New Roman"/>
              <w:color w:val="000000"/>
              <w:vertAlign w:val="superscript"/>
            </w:rPr>
          </w:rPrChange>
        </w:rPr>
        <w:t>20–22</w:t>
      </w:r>
      <w:r w:rsidR="003D74CA">
        <w:rPr>
          <w:rFonts w:ascii="Roboto" w:hAnsi="Roboto" w:cstheme="minorHAnsi"/>
          <w:color w:val="000000"/>
          <w:shd w:val="clear" w:color="auto" w:fill="FFFFFF"/>
          <w:lang w:val="en-US"/>
        </w:rPr>
        <w:fldChar w:fldCharType="end"/>
      </w:r>
      <w:r w:rsidR="007D7053">
        <w:rPr>
          <w:rFonts w:ascii="Roboto" w:hAnsi="Roboto" w:cstheme="minorHAnsi"/>
          <w:color w:val="000000"/>
          <w:shd w:val="clear" w:color="auto" w:fill="FFFFFF"/>
          <w:lang w:val="en-US"/>
        </w:rPr>
        <w:t xml:space="preserve">. However, these features are often considered </w:t>
      </w:r>
      <w:r w:rsidR="000E7348">
        <w:rPr>
          <w:rFonts w:ascii="Roboto" w:hAnsi="Roboto" w:cstheme="minorHAnsi"/>
          <w:color w:val="000000"/>
          <w:shd w:val="clear" w:color="auto" w:fill="FFFFFF"/>
          <w:lang w:val="en-US"/>
        </w:rPr>
        <w:t xml:space="preserve">as </w:t>
      </w:r>
      <w:r w:rsidR="007D7053">
        <w:rPr>
          <w:rFonts w:ascii="Roboto" w:hAnsi="Roboto" w:cstheme="minorHAnsi"/>
          <w:color w:val="000000"/>
          <w:shd w:val="clear" w:color="auto" w:fill="FFFFFF"/>
          <w:lang w:val="en-US"/>
        </w:rPr>
        <w:t xml:space="preserve">secondary to cardiac affection, and </w:t>
      </w:r>
      <w:r w:rsidR="00972804">
        <w:rPr>
          <w:rFonts w:ascii="Roboto" w:hAnsi="Roboto" w:cstheme="minorHAnsi"/>
          <w:color w:val="000000"/>
          <w:shd w:val="clear" w:color="auto" w:fill="FFFFFF"/>
          <w:lang w:val="en-US"/>
        </w:rPr>
        <w:t>are not investigated in more detail</w:t>
      </w:r>
      <w:r w:rsidR="006416BD">
        <w:rPr>
          <w:rFonts w:ascii="Roboto" w:hAnsi="Roboto" w:cstheme="minorHAnsi"/>
          <w:color w:val="000000"/>
          <w:shd w:val="clear" w:color="auto" w:fill="FFFFFF"/>
          <w:lang w:val="en-US"/>
        </w:rPr>
        <w:t xml:space="preserve">. </w:t>
      </w:r>
      <w:r w:rsidR="000E7348">
        <w:rPr>
          <w:rFonts w:ascii="Roboto" w:hAnsi="Roboto" w:cstheme="minorHAnsi"/>
          <w:color w:val="000000"/>
          <w:shd w:val="clear" w:color="auto" w:fill="FFFFFF"/>
          <w:lang w:val="en-US"/>
        </w:rPr>
        <w:t xml:space="preserve">As a result, </w:t>
      </w:r>
      <w:r w:rsidR="007D7053">
        <w:rPr>
          <w:rFonts w:ascii="Roboto" w:hAnsi="Roboto" w:cstheme="minorHAnsi"/>
          <w:color w:val="000000"/>
          <w:shd w:val="clear" w:color="auto" w:fill="FFFFFF"/>
          <w:lang w:val="en-US"/>
        </w:rPr>
        <w:t>there is potentially</w:t>
      </w:r>
      <w:r w:rsidR="00BA702A">
        <w:rPr>
          <w:rFonts w:ascii="Roboto" w:hAnsi="Roboto" w:cstheme="minorHAnsi"/>
          <w:color w:val="000000"/>
          <w:shd w:val="clear" w:color="auto" w:fill="FFFFFF"/>
          <w:lang w:val="en-US"/>
        </w:rPr>
        <w:t xml:space="preserve"> an</w:t>
      </w:r>
      <w:r w:rsidR="007D7053">
        <w:rPr>
          <w:rFonts w:ascii="Roboto" w:hAnsi="Roboto" w:cstheme="minorHAnsi"/>
          <w:color w:val="000000"/>
          <w:shd w:val="clear" w:color="auto" w:fill="FFFFFF"/>
          <w:lang w:val="en-US"/>
        </w:rPr>
        <w:t xml:space="preserve"> unmet</w:t>
      </w:r>
      <w:r w:rsidR="00BA702A">
        <w:rPr>
          <w:rFonts w:ascii="Roboto" w:hAnsi="Roboto" w:cstheme="minorHAnsi"/>
          <w:color w:val="000000"/>
          <w:shd w:val="clear" w:color="auto" w:fill="FFFFFF"/>
          <w:lang w:val="en-US"/>
        </w:rPr>
        <w:t xml:space="preserve"> need to</w:t>
      </w:r>
      <w:r w:rsidR="007D7053">
        <w:rPr>
          <w:rFonts w:ascii="Roboto" w:hAnsi="Roboto" w:cstheme="minorHAnsi"/>
          <w:color w:val="000000"/>
          <w:shd w:val="clear" w:color="auto" w:fill="FFFFFF"/>
          <w:lang w:val="en-US"/>
        </w:rPr>
        <w:t xml:space="preserve"> </w:t>
      </w:r>
      <w:r w:rsidR="00BA702A">
        <w:rPr>
          <w:rFonts w:ascii="Roboto" w:hAnsi="Roboto" w:cstheme="minorHAnsi"/>
          <w:color w:val="000000"/>
          <w:shd w:val="clear" w:color="auto" w:fill="FFFFFF"/>
          <w:lang w:val="en-US"/>
        </w:rPr>
        <w:t>better characterize the muscle phenotype in these patients</w:t>
      </w:r>
      <w:r w:rsidR="007D7053">
        <w:rPr>
          <w:rFonts w:ascii="Roboto" w:hAnsi="Roboto" w:cstheme="minorHAnsi"/>
          <w:color w:val="000000"/>
          <w:shd w:val="clear" w:color="auto" w:fill="FFFFFF"/>
          <w:lang w:val="en-US"/>
        </w:rPr>
        <w:t xml:space="preserve">. </w:t>
      </w:r>
      <w:r w:rsidRPr="00D66C1F">
        <w:rPr>
          <w:rFonts w:ascii="Roboto" w:hAnsi="Roboto" w:cstheme="minorHAnsi"/>
          <w:lang w:val="en-US"/>
        </w:rPr>
        <w:t xml:space="preserve">This study sought to assess the presence and degree of skeletal muscle involvement in </w:t>
      </w:r>
      <w:r>
        <w:rPr>
          <w:rFonts w:ascii="Roboto" w:hAnsi="Roboto" w:cstheme="minorHAnsi"/>
          <w:lang w:val="en-US"/>
        </w:rPr>
        <w:t>patients</w:t>
      </w:r>
      <w:r w:rsidRPr="00D66C1F">
        <w:rPr>
          <w:rFonts w:ascii="Roboto" w:hAnsi="Roboto" w:cstheme="minorHAnsi"/>
          <w:lang w:val="en-US"/>
        </w:rPr>
        <w:t xml:space="preserve"> with TTNtv,</w:t>
      </w:r>
      <w:r w:rsidR="00B35038">
        <w:rPr>
          <w:rFonts w:ascii="Roboto" w:hAnsi="Roboto" w:cstheme="minorHAnsi"/>
          <w:lang w:val="en-US"/>
        </w:rPr>
        <w:t xml:space="preserve"> identify underlying disease mechanisms</w:t>
      </w:r>
      <w:r w:rsidR="00CD6FCA">
        <w:rPr>
          <w:rFonts w:ascii="Roboto" w:hAnsi="Roboto" w:cstheme="minorHAnsi"/>
          <w:lang w:val="en-US"/>
        </w:rPr>
        <w:t>,</w:t>
      </w:r>
      <w:r w:rsidR="00B35038">
        <w:rPr>
          <w:rFonts w:ascii="Roboto" w:hAnsi="Roboto" w:cstheme="minorHAnsi"/>
          <w:lang w:val="en-US"/>
        </w:rPr>
        <w:t xml:space="preserve"> and</w:t>
      </w:r>
      <w:r w:rsidRPr="00D66C1F">
        <w:rPr>
          <w:rFonts w:ascii="Roboto" w:hAnsi="Roboto" w:cstheme="minorHAnsi"/>
          <w:lang w:val="en-US"/>
        </w:rPr>
        <w:t xml:space="preserve"> </w:t>
      </w:r>
      <w:r w:rsidR="00B35038">
        <w:rPr>
          <w:rFonts w:ascii="Roboto" w:hAnsi="Roboto" w:cstheme="minorHAnsi"/>
          <w:lang w:val="en-US"/>
        </w:rPr>
        <w:t>describe</w:t>
      </w:r>
      <w:r w:rsidRPr="00D66C1F">
        <w:rPr>
          <w:rFonts w:ascii="Roboto" w:hAnsi="Roboto" w:cstheme="minorHAnsi"/>
          <w:lang w:val="en-US"/>
        </w:rPr>
        <w:t xml:space="preserve"> factors associated with more severe muscle involvement. </w:t>
      </w:r>
    </w:p>
    <w:p w14:paraId="54C9ABF4" w14:textId="60E726B4" w:rsidR="00F4339F" w:rsidRPr="000A744B" w:rsidRDefault="00262509" w:rsidP="000A744B">
      <w:pPr>
        <w:rPr>
          <w:rFonts w:ascii="Roboto" w:hAnsi="Roboto" w:cstheme="minorHAnsi"/>
          <w:b/>
          <w:lang w:val="en-US"/>
          <w:rPrChange w:id="101" w:author="Christoffer Vissing" w:date="2023-08-28T08:55:00Z">
            <w:rPr>
              <w:rFonts w:ascii="Roboto" w:hAnsi="Roboto" w:cstheme="minorHAnsi"/>
              <w:lang w:val="en-US"/>
            </w:rPr>
          </w:rPrChange>
        </w:rPr>
        <w:pPrChange w:id="102" w:author="Christoffer Vissing" w:date="2023-08-28T08:55:00Z">
          <w:pPr>
            <w:spacing w:line="480" w:lineRule="auto"/>
          </w:pPr>
        </w:pPrChange>
      </w:pPr>
      <w:ins w:id="103" w:author="Christoffer Vissing" w:date="2023-08-27T17:24:00Z">
        <w:r>
          <w:rPr>
            <w:rFonts w:ascii="Roboto" w:hAnsi="Roboto" w:cstheme="minorHAnsi"/>
            <w:b/>
            <w:lang w:val="en-US"/>
          </w:rPr>
          <w:br w:type="page"/>
        </w:r>
      </w:ins>
      <w:r w:rsidR="00F4339F" w:rsidRPr="00D66C1F">
        <w:rPr>
          <w:rFonts w:ascii="Roboto" w:hAnsi="Roboto" w:cstheme="minorHAnsi"/>
          <w:b/>
          <w:lang w:val="en-US"/>
        </w:rPr>
        <w:lastRenderedPageBreak/>
        <w:t>METHODS</w:t>
      </w:r>
    </w:p>
    <w:p w14:paraId="57D69EE8"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Design and subjects</w:t>
      </w:r>
    </w:p>
    <w:p w14:paraId="5F9B205E" w14:textId="76160DE6"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a cross-sectional study of patients with TTNtv. Trial participants were recruited from the Capital Region’s Unit for Inherited Cardiac disorders, Copenhagen University Hospital, a tertiary referral site providing diagnostic work-up, outpatient care</w:t>
      </w:r>
      <w:r w:rsidR="006627ED">
        <w:rPr>
          <w:rFonts w:ascii="Roboto" w:hAnsi="Roboto" w:cstheme="minorHAnsi"/>
          <w:lang w:val="en-US"/>
        </w:rPr>
        <w:t>,</w:t>
      </w:r>
      <w:r w:rsidRPr="00D66C1F">
        <w:rPr>
          <w:rFonts w:ascii="Roboto" w:hAnsi="Roboto" w:cstheme="minorHAnsi"/>
          <w:lang w:val="en-US"/>
        </w:rPr>
        <w:t xml:space="preserve"> and family screening of patients with </w:t>
      </w:r>
      <w:del w:id="104" w:author="Christoffer Vissing" w:date="2023-08-24T10:21:00Z">
        <w:r w:rsidRPr="00D66C1F" w:rsidDel="00E50ECC">
          <w:rPr>
            <w:rFonts w:ascii="Roboto" w:hAnsi="Roboto" w:cstheme="minorHAnsi"/>
            <w:lang w:val="en-US"/>
          </w:rPr>
          <w:delText>dilated cardiomyopathy</w:delText>
        </w:r>
      </w:del>
      <w:ins w:id="105" w:author="Christoffer Vissing" w:date="2023-08-24T10:21:00Z">
        <w:r w:rsidR="00E50ECC">
          <w:rPr>
            <w:rFonts w:ascii="Roboto" w:hAnsi="Roboto" w:cstheme="minorHAnsi"/>
            <w:lang w:val="en-US"/>
          </w:rPr>
          <w:t>DCM</w:t>
        </w:r>
      </w:ins>
      <w:r w:rsidRPr="00D66C1F">
        <w:rPr>
          <w:rFonts w:ascii="Roboto" w:hAnsi="Roboto" w:cstheme="minorHAnsi"/>
          <w:lang w:val="en-US"/>
        </w:rPr>
        <w:t>. To be included</w:t>
      </w:r>
      <w:r>
        <w:rPr>
          <w:rFonts w:ascii="Roboto" w:hAnsi="Roboto" w:cstheme="minorHAnsi"/>
          <w:lang w:val="en-US"/>
        </w:rPr>
        <w:t>,</w:t>
      </w:r>
      <w:r w:rsidRPr="00D66C1F">
        <w:rPr>
          <w:rFonts w:ascii="Roboto" w:hAnsi="Roboto" w:cstheme="minorHAnsi"/>
          <w:lang w:val="en-US"/>
        </w:rPr>
        <w:t xml:space="preserve"> patients had to be between 18 and 80 years of age, carry a likely pathogenic/pathogenic truncating variant in </w:t>
      </w:r>
      <w:r w:rsidRPr="00D66C1F">
        <w:rPr>
          <w:rFonts w:ascii="Roboto" w:hAnsi="Roboto" w:cstheme="minorHAnsi"/>
          <w:i/>
          <w:iCs/>
          <w:lang w:val="en-US"/>
        </w:rPr>
        <w:t>TTN</w:t>
      </w:r>
      <w:r w:rsidRPr="00D66C1F">
        <w:rPr>
          <w:rFonts w:ascii="Roboto" w:hAnsi="Roboto" w:cstheme="minorHAnsi"/>
          <w:lang w:val="en-US"/>
        </w:rPr>
        <w:t xml:space="preserve">, as assessed by criteria of the American College of Medical Genetics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{"citationID":"RyS1Acdv","properties":{"formattedCitation":"\\super 23\\nosupersub{}","plainCitation":"23","noteIndex":0},"citationItems":[{"id":59,"uris":["http://zotero.org/users/2403727/items/FH3NC45V"],"itemData":{"id":59,"type":"article-journal","abstract":"The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106" w:author="Christoffer Vissing" w:date="2023-08-28T14:29:00Z">
            <w:rPr>
              <w:rFonts w:ascii="Roboto" w:hAnsi="Roboto" w:cs="Times New Roman"/>
              <w:vertAlign w:val="superscript"/>
            </w:rPr>
          </w:rPrChange>
        </w:rPr>
        <w:t>23</w:t>
      </w:r>
      <w:r>
        <w:rPr>
          <w:rFonts w:ascii="Roboto" w:hAnsi="Roboto" w:cstheme="minorHAnsi"/>
          <w:lang w:val="en-US"/>
        </w:rPr>
        <w:fldChar w:fldCharType="end"/>
      </w:r>
      <w:r w:rsidRPr="00D66C1F">
        <w:rPr>
          <w:rFonts w:ascii="Roboto" w:hAnsi="Roboto" w:cstheme="minorHAnsi"/>
          <w:lang w:val="en-US"/>
        </w:rPr>
        <w:t xml:space="preserve">, in an exon expressed in both heart and skeletal muscle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{"citationID":"U7SDtwbG","properties":{"formattedCitation":"\\super 2, 24, 25\\nosupersub{}","plainCitation":"2, 24, 25","noteIndex":0},"citationItems":[{"id":819,"uris":["http://zotero.org/users/2403727/items/54PKVYMT"],"itemData":{"id":819,"type":"article-journal","abstract":"The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A."}],"issued":{"date-parts":[["2015",1,14]]}}},{"id":410,"uris":["http://zotero.org/users/2403727/items/7V3IHCR8"],"itemData":{"id":410,"type":"article-journal","abstract":"Background\nMutations in the titin gene (TTN) cause a large spectrum of diseases affecting skeletal and/or cardiac muscle. TTN includes 363 coding exons, a repeated region with a high degree of complexity, isoform-specific elements, and metatranscript-only exons thought to be expressed only during fetal development. Although three main classes of isoforms have been described so far, alternative splicing events (ASEs) in different tissues or in different developmental and physiological states have been reported.\n\nMethods\nTo achieve a comprehensive view of titin ASEs in adult human skeletal muscles, we performed a RNA-Sequencing experiment on 42 human biopsies collected from 12 anatomically different skeletal muscles of 11 individuals without any skeletal-muscle disorders.\n\nResults\nWe confirmed that the skeletal muscle N2A isoforms are highly prevalent, but we found an elevated number of alternative splicing events, some at a very high level. These include previously unknown exon skipping</w:instrText>
      </w:r>
      <w:r w:rsidR="009A0CA2">
        <w:rPr>
          <w:rFonts w:ascii="Roboto" w:hAnsi="Roboto" w:cstheme="minorHAnsi" w:hint="eastAsia"/>
          <w:lang w:val="en-US"/>
        </w:rPr>
        <w:instrText xml:space="preserve"> events and alternative 5</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and 3</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splice sites. Our data suggests the partial inclusion in the TTN transcript of some metatranscript-only exons and the partial exclusion of canonical N2A exons.\n\nConclusions\nThis study provides an extensive picture of t</w:instrText>
      </w:r>
      <w:r w:rsidR="009A0CA2">
        <w:rPr>
          <w:rFonts w:ascii="Roboto" w:hAnsi="Roboto" w:cstheme="minorHAnsi"/>
          <w:lang w:val="en-US"/>
        </w:rPr>
        <w:instrText xml:space="preserve">he complex TTN splicing pattern in human adult skeletal muscle, which is crucial for a proper clinical interpretation of TTN variants.\n\nElectronic supplementary material\nThe online version of this article (10.1186/s13395-018-0156-z) contains supplementary material, which is available to authorized users.","container-title":"Skeletal Muscle","DOI":"10.1186/s13395-018-0156-z","ISSN":"2044-5040","journalAbbreviation":"Skelet Muscle","note":"PMID: 29598826\nPMCID: PMC5874998","source":"PubMed Central","title":"The complexity of titin splicing pattern in human adult skeletal muscles","URL":"https://www.ncbi.nlm.nih.gov/pmc/articles/PMC5874998/","volume":"8","author":[{"family":"Savarese","given":"Marco"},{"family":"Jonson","given":"Per Harald"},{"family":"Huovinen","given":"Sanna"},{"family":"Paulin","given":"Lars"},{"family":"Auvinen","given":"Petri"},{"family":"Udd","given":"Bjarne"},{"family":"Hackman","given":"Peter"}],"accessed":{"date-parts":[["2018",4,16]]},"issued":{"date-parts":[["2018",3,29]]}}},{"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07" w:author="Christoffer Vissing" w:date="2023-08-28T14:29:00Z">
            <w:rPr>
              <w:rFonts w:ascii="Roboto" w:hAnsi="Roboto" w:cs="Times New Roman"/>
              <w:vertAlign w:val="superscript"/>
            </w:rPr>
          </w:rPrChange>
        </w:rPr>
        <w:t>2, 24, 25</w:t>
      </w:r>
      <w:r w:rsidRPr="00D66C1F">
        <w:rPr>
          <w:rFonts w:ascii="Roboto" w:hAnsi="Roboto" w:cstheme="minorHAnsi"/>
          <w:lang w:val="en-US"/>
        </w:rPr>
        <w:fldChar w:fldCharType="end"/>
      </w:r>
      <w:r w:rsidRPr="00D66C1F">
        <w:rPr>
          <w:rFonts w:ascii="Roboto" w:hAnsi="Roboto" w:cstheme="minorHAnsi"/>
          <w:lang w:val="en-US"/>
        </w:rPr>
        <w:t xml:space="preserve">. Subjects had to be diagnosed with </w:t>
      </w:r>
      <w:del w:id="108" w:author="Christoffer Vissing" w:date="2023-08-24T10:22:00Z">
        <w:r w:rsidRPr="00D66C1F" w:rsidDel="00E50ECC">
          <w:rPr>
            <w:rFonts w:ascii="Roboto" w:hAnsi="Roboto" w:cstheme="minorHAnsi"/>
            <w:lang w:val="en-US"/>
          </w:rPr>
          <w:delText>dilated cardiomyopathy</w:delText>
        </w:r>
      </w:del>
      <w:ins w:id="109" w:author="Christoffer Vissing" w:date="2023-08-24T10:22:00Z">
        <w:r w:rsidR="00E50ECC">
          <w:rPr>
            <w:rFonts w:ascii="Roboto" w:hAnsi="Roboto" w:cstheme="minorHAnsi"/>
            <w:lang w:val="en-US"/>
          </w:rPr>
          <w:t>DCM</w:t>
        </w:r>
      </w:ins>
      <w:r w:rsidRPr="00D66C1F">
        <w:rPr>
          <w:rFonts w:ascii="Roboto" w:hAnsi="Roboto" w:cstheme="minorHAnsi"/>
          <w:lang w:val="en-US"/>
        </w:rPr>
        <w:t>, hypokinetic non-dilated cardiomyopathy</w:t>
      </w:r>
      <w:ins w:id="110" w:author="Christoffer Vissing" w:date="2023-08-24T10:22:00Z">
        <w:r w:rsidR="00E50ECC">
          <w:rPr>
            <w:rFonts w:ascii="Roboto" w:hAnsi="Roboto" w:cstheme="minorHAnsi"/>
            <w:lang w:val="en-US"/>
          </w:rPr>
          <w:t xml:space="preserve"> (HNDC)</w:t>
        </w:r>
      </w:ins>
      <w:r w:rsidR="006627ED">
        <w:rPr>
          <w:rFonts w:ascii="Roboto" w:hAnsi="Roboto" w:cstheme="minorHAnsi"/>
          <w:lang w:val="en-US"/>
        </w:rPr>
        <w:t>,</w:t>
      </w:r>
      <w:r w:rsidRPr="00D66C1F">
        <w:rPr>
          <w:rFonts w:ascii="Roboto" w:hAnsi="Roboto" w:cstheme="minorHAnsi"/>
          <w:lang w:val="en-US"/>
        </w:rPr>
        <w:t xml:space="preserve"> or be a genotype-positive first-degree relative to a </w:t>
      </w:r>
      <w:r w:rsidR="00A568F7">
        <w:rPr>
          <w:rFonts w:ascii="Roboto" w:hAnsi="Roboto" w:cstheme="minorHAnsi"/>
          <w:lang w:val="en-US"/>
        </w:rPr>
        <w:t>DCM</w:t>
      </w:r>
      <w:r w:rsidRPr="00D66C1F">
        <w:rPr>
          <w:rFonts w:ascii="Roboto" w:hAnsi="Roboto" w:cstheme="minorHAnsi"/>
          <w:lang w:val="en-US"/>
        </w:rPr>
        <w:t xml:space="preserve"> patient. Exclusion criteria included significant claustrophobia, inability to give informed consent,</w:t>
      </w:r>
      <w:r w:rsidR="00B35038">
        <w:rPr>
          <w:rFonts w:ascii="Roboto" w:hAnsi="Roboto" w:cstheme="minorHAnsi"/>
          <w:lang w:val="en-US"/>
        </w:rPr>
        <w:t xml:space="preserve"> known myopathy,</w:t>
      </w:r>
      <w:r w:rsidRPr="00D66C1F">
        <w:rPr>
          <w:rFonts w:ascii="Roboto" w:hAnsi="Roboto" w:cstheme="minorHAnsi"/>
          <w:lang w:val="en-US"/>
        </w:rPr>
        <w:t xml:space="preserve"> or presence of an implanted </w:t>
      </w:r>
      <w:r w:rsidR="00A568F7" w:rsidRPr="00D66C1F">
        <w:rPr>
          <w:rFonts w:ascii="Roboto" w:hAnsi="Roboto" w:cstheme="minorHAnsi"/>
          <w:lang w:val="en-US"/>
        </w:rPr>
        <w:t>cardioverter</w:t>
      </w:r>
      <w:r w:rsidR="00A568F7">
        <w:rPr>
          <w:rFonts w:ascii="Roboto" w:hAnsi="Roboto" w:cstheme="minorHAnsi"/>
          <w:lang w:val="en-US"/>
        </w:rPr>
        <w:t>-</w:t>
      </w:r>
      <w:r w:rsidRPr="00D66C1F">
        <w:rPr>
          <w:rFonts w:ascii="Roboto" w:hAnsi="Roboto" w:cstheme="minorHAnsi"/>
          <w:lang w:val="en-US"/>
        </w:rPr>
        <w:t>defibrillator or cardiac resynchronization therapy device.</w:t>
      </w:r>
    </w:p>
    <w:p w14:paraId="5D359A2D" w14:textId="55FB4E1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To quantify the skeletal muscle phenotype as determined by fat replacement of skeletal muscle tissue on magnetic resonance imaging, healthy </w:t>
      </w:r>
      <w:r>
        <w:rPr>
          <w:rFonts w:ascii="Roboto" w:hAnsi="Roboto" w:cstheme="minorHAnsi"/>
          <w:lang w:val="en-US"/>
        </w:rPr>
        <w:t>participants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body</w:t>
      </w:r>
      <w:r>
        <w:rPr>
          <w:rFonts w:ascii="Roboto" w:hAnsi="Roboto" w:cstheme="minorHAnsi"/>
          <w:lang w:val="en-US"/>
        </w:rPr>
        <w:t xml:space="preserve"> </w:t>
      </w:r>
      <w:r w:rsidRPr="00D66C1F">
        <w:rPr>
          <w:rFonts w:ascii="Roboto" w:hAnsi="Roboto" w:cstheme="minorHAnsi"/>
          <w:lang w:val="en-US"/>
        </w:rPr>
        <w:t>mass index</w:t>
      </w:r>
      <w:ins w:id="111" w:author="Christoffer Vissing" w:date="2023-08-24T10:19:00Z">
        <w:r w:rsidR="00E50ECC">
          <w:rPr>
            <w:rFonts w:ascii="Roboto" w:hAnsi="Roboto" w:cstheme="minorHAnsi"/>
            <w:lang w:val="en-US"/>
          </w:rPr>
          <w:t xml:space="preserve"> (BMI)</w:t>
        </w:r>
      </w:ins>
      <w:r>
        <w:rPr>
          <w:rFonts w:ascii="Roboto" w:hAnsi="Roboto" w:cstheme="minorHAnsi"/>
          <w:lang w:val="en-US"/>
        </w:rPr>
        <w:t>,</w:t>
      </w:r>
      <w:r w:rsidRPr="00D66C1F">
        <w:rPr>
          <w:rFonts w:ascii="Roboto" w:hAnsi="Roboto" w:cstheme="minorHAnsi"/>
          <w:lang w:val="en-US"/>
        </w:rPr>
        <w:t xml:space="preserve"> were included in a ratio of 1:1.</w:t>
      </w:r>
      <w:ins w:id="112" w:author="Christoffer Vissing" w:date="2023-08-09T14:22:00Z">
        <w:r w:rsidR="007974F7">
          <w:rPr>
            <w:rFonts w:ascii="Roboto" w:hAnsi="Roboto" w:cstheme="minorHAnsi"/>
            <w:lang w:val="en-US"/>
          </w:rPr>
          <w:t xml:space="preserve"> In addition, to assess </w:t>
        </w:r>
      </w:ins>
      <w:ins w:id="113" w:author="Christoffer Vissing" w:date="2023-08-09T14:23:00Z">
        <w:r w:rsidR="007974F7">
          <w:rPr>
            <w:rFonts w:ascii="Roboto" w:hAnsi="Roboto" w:cstheme="minorHAnsi"/>
            <w:lang w:val="en-US"/>
          </w:rPr>
          <w:t>for the effect of heart failure on fat replace</w:t>
        </w:r>
      </w:ins>
      <w:ins w:id="114" w:author="Christoffer Vissing" w:date="2023-08-09T14:24:00Z">
        <w:r w:rsidR="007974F7">
          <w:rPr>
            <w:rFonts w:ascii="Roboto" w:hAnsi="Roboto" w:cstheme="minorHAnsi"/>
            <w:lang w:val="en-US"/>
          </w:rPr>
          <w:t>ment of skeletal muscle, we included patients with DCM caused by variants in</w:t>
        </w:r>
      </w:ins>
      <w:ins w:id="115" w:author="Christoffer Vissing" w:date="2023-08-10T14:54:00Z">
        <w:r w:rsidR="00CD0A3C">
          <w:rPr>
            <w:rFonts w:ascii="Roboto" w:hAnsi="Roboto" w:cstheme="minorHAnsi"/>
            <w:lang w:val="en-US"/>
          </w:rPr>
          <w:t xml:space="preserve"> </w:t>
        </w:r>
        <w:r w:rsidR="00CD0A3C">
          <w:rPr>
            <w:rFonts w:ascii="Roboto" w:hAnsi="Roboto" w:cstheme="minorHAnsi"/>
            <w:i/>
            <w:iCs/>
            <w:lang w:val="en-US"/>
          </w:rPr>
          <w:t>RBM20</w:t>
        </w:r>
        <w:r w:rsidR="00CD0A3C">
          <w:rPr>
            <w:rFonts w:ascii="Roboto" w:hAnsi="Roboto" w:cstheme="minorHAnsi"/>
            <w:lang w:val="en-US"/>
          </w:rPr>
          <w:t xml:space="preserve">, </w:t>
        </w:r>
        <w:r w:rsidR="00CD0A3C">
          <w:rPr>
            <w:rFonts w:ascii="Roboto" w:hAnsi="Roboto" w:cstheme="minorHAnsi"/>
            <w:i/>
            <w:iCs/>
            <w:lang w:val="en-US"/>
          </w:rPr>
          <w:t>DSP</w:t>
        </w:r>
        <w:r w:rsidR="00CD0A3C">
          <w:rPr>
            <w:rFonts w:ascii="Roboto" w:hAnsi="Roboto" w:cstheme="minorHAnsi"/>
            <w:lang w:val="en-US"/>
          </w:rPr>
          <w:t xml:space="preserve"> and </w:t>
        </w:r>
        <w:r w:rsidR="00CD0A3C">
          <w:rPr>
            <w:rFonts w:ascii="Roboto" w:hAnsi="Roboto" w:cstheme="minorHAnsi"/>
            <w:i/>
            <w:iCs/>
            <w:lang w:val="en-US"/>
          </w:rPr>
          <w:t>MYBPC3</w:t>
        </w:r>
        <w:r w:rsidR="00CD0A3C">
          <w:rPr>
            <w:rFonts w:ascii="Roboto" w:hAnsi="Roboto" w:cstheme="minorHAnsi"/>
            <w:lang w:val="en-US"/>
          </w:rPr>
          <w:t>,</w:t>
        </w:r>
      </w:ins>
      <w:ins w:id="116" w:author="Christoffer Vissing" w:date="2023-08-09T14:24:00Z">
        <w:r w:rsidR="007974F7">
          <w:rPr>
            <w:rFonts w:ascii="Roboto" w:hAnsi="Roboto" w:cstheme="minorHAnsi"/>
            <w:lang w:val="en-US"/>
          </w:rPr>
          <w:t xml:space="preserve"> </w:t>
        </w:r>
      </w:ins>
      <w:ins w:id="117" w:author="Christoffer Vissing" w:date="2023-08-10T14:54:00Z">
        <w:r w:rsidR="00CD0A3C">
          <w:rPr>
            <w:rFonts w:ascii="Roboto" w:hAnsi="Roboto" w:cstheme="minorHAnsi"/>
            <w:lang w:val="en-US"/>
          </w:rPr>
          <w:t>encoding</w:t>
        </w:r>
      </w:ins>
      <w:ins w:id="118" w:author="Christoffer Vissing" w:date="2023-08-09T14:25:00Z">
        <w:r w:rsidR="007974F7">
          <w:rPr>
            <w:rFonts w:ascii="Roboto" w:hAnsi="Roboto" w:cstheme="minorHAnsi"/>
            <w:lang w:val="en-US"/>
          </w:rPr>
          <w:t xml:space="preserve"> proteins not expressed in skeletal muscle </w:t>
        </w:r>
      </w:ins>
      <w:ins w:id="119" w:author="Christoffer Vissing" w:date="2023-08-10T14:55:00Z">
        <w:r w:rsidR="00CD0A3C">
          <w:rPr>
            <w:rFonts w:ascii="Roboto" w:hAnsi="Roboto" w:cstheme="minorHAnsi"/>
            <w:lang w:val="en-US"/>
          </w:rPr>
          <w:t>(</w:t>
        </w:r>
      </w:ins>
      <w:ins w:id="120" w:author="Christoffer Vissing" w:date="2023-08-09T14:25:00Z">
        <w:r w:rsidR="007974F7">
          <w:rPr>
            <w:rFonts w:ascii="Roboto" w:hAnsi="Roboto" w:cstheme="minorHAnsi"/>
            <w:lang w:val="en-US"/>
          </w:rPr>
          <w:t>matched on LV</w:t>
        </w:r>
      </w:ins>
      <w:ins w:id="121" w:author="Christoffer Vissing" w:date="2023-08-09T14:23:00Z">
        <w:r w:rsidR="007974F7">
          <w:rPr>
            <w:rFonts w:ascii="Roboto" w:hAnsi="Roboto" w:cstheme="minorHAnsi"/>
            <w:lang w:val="en-US"/>
          </w:rPr>
          <w:t xml:space="preserve"> </w:t>
        </w:r>
      </w:ins>
      <w:ins w:id="122" w:author="Christoffer Vissing" w:date="2023-08-09T14:26:00Z">
        <w:r w:rsidR="00F91C3A">
          <w:rPr>
            <w:rFonts w:ascii="Roboto" w:hAnsi="Roboto" w:cstheme="minorHAnsi"/>
            <w:lang w:val="en-US"/>
          </w:rPr>
          <w:t>ejection fraction</w:t>
        </w:r>
      </w:ins>
      <w:ins w:id="123" w:author="Christoffer Vissing" w:date="2023-08-10T14:55:00Z">
        <w:r w:rsidR="00CD0A3C">
          <w:rPr>
            <w:rFonts w:ascii="Roboto" w:hAnsi="Roboto" w:cstheme="minorHAnsi"/>
            <w:lang w:val="en-US"/>
          </w:rPr>
          <w:t>)</w:t>
        </w:r>
      </w:ins>
      <w:ins w:id="124" w:author="Christoffer Vissing" w:date="2023-08-09T14:26:00Z">
        <w:r w:rsidR="00F91C3A">
          <w:rPr>
            <w:rFonts w:ascii="Roboto" w:hAnsi="Roboto" w:cstheme="minorHAnsi"/>
            <w:lang w:val="en-US"/>
          </w:rPr>
          <w:t>.</w:t>
        </w:r>
      </w:ins>
      <w:r>
        <w:rPr>
          <w:rFonts w:ascii="Roboto" w:hAnsi="Roboto" w:cstheme="minorHAnsi"/>
          <w:lang w:val="en-US"/>
        </w:rPr>
        <w:t xml:space="preserve"> Participants were not recruited based on whether they had previously reported symptoms from skeletal muscle. </w:t>
      </w:r>
    </w:p>
    <w:p w14:paraId="6C689CFE"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Magnetic resonance imaging</w:t>
      </w:r>
    </w:p>
    <w:p w14:paraId="6415FA9A" w14:textId="56FBC887" w:rsidR="006A2988" w:rsidRDefault="00F4339F" w:rsidP="00F4339F">
      <w:pPr>
        <w:spacing w:line="480" w:lineRule="auto"/>
        <w:rPr>
          <w:rFonts w:ascii="Roboto" w:hAnsi="Roboto" w:cstheme="minorHAnsi"/>
          <w:lang w:val="en-US"/>
        </w:rPr>
      </w:pPr>
      <w:r w:rsidRPr="00D66C1F">
        <w:rPr>
          <w:rFonts w:ascii="Roboto" w:hAnsi="Roboto" w:cstheme="minorHAnsi"/>
          <w:lang w:val="en-US"/>
        </w:rPr>
        <w:t xml:space="preserve">Investigations were performed on a 3.0 T MAGNETOM </w:t>
      </w:r>
      <w:proofErr w:type="spellStart"/>
      <w:r w:rsidRPr="00D66C1F">
        <w:rPr>
          <w:rFonts w:ascii="Roboto" w:hAnsi="Roboto" w:cstheme="minorHAnsi"/>
          <w:lang w:val="en-US"/>
        </w:rPr>
        <w:t>Verio</w:t>
      </w:r>
      <w:proofErr w:type="spellEnd"/>
      <w:r w:rsidRPr="00D66C1F">
        <w:rPr>
          <w:rFonts w:ascii="Roboto" w:hAnsi="Roboto" w:cstheme="minorHAnsi"/>
          <w:lang w:val="en-US"/>
        </w:rPr>
        <w:t xml:space="preserve"> scanner (Siemens AG, Erlangen, Germany). Three-planed localizers were acquired from neck to ankle, followed by T1-weighted and 2-point Dixon scans performed at six positions</w:t>
      </w:r>
      <w:r w:rsidR="00A8505C">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Figure 1</w:t>
      </w:r>
      <w:r w:rsidRPr="00D66C1F">
        <w:rPr>
          <w:rFonts w:ascii="Roboto" w:hAnsi="Roboto" w:cstheme="minorHAnsi"/>
          <w:lang w:val="en-US"/>
        </w:rPr>
        <w:t>.</w:t>
      </w:r>
      <w:r w:rsidR="006A2988">
        <w:rPr>
          <w:rFonts w:ascii="Roboto" w:hAnsi="Roboto" w:cstheme="minorHAnsi"/>
          <w:lang w:val="en-US"/>
        </w:rPr>
        <w:t xml:space="preserve"> </w:t>
      </w:r>
      <w:r w:rsidR="00972031">
        <w:rPr>
          <w:rFonts w:ascii="Roboto" w:hAnsi="Roboto" w:cstheme="minorHAnsi"/>
          <w:lang w:val="en-US"/>
        </w:rPr>
        <w:t>For a</w:t>
      </w:r>
      <w:r w:rsidR="006A2988">
        <w:rPr>
          <w:rFonts w:ascii="Roboto" w:hAnsi="Roboto" w:cstheme="minorHAnsi"/>
          <w:lang w:val="en-US"/>
        </w:rPr>
        <w:t xml:space="preserve">cquisition parameters </w:t>
      </w:r>
      <w:r w:rsidR="00972031">
        <w:rPr>
          <w:rFonts w:ascii="Roboto" w:hAnsi="Roboto" w:cstheme="minorHAnsi"/>
          <w:lang w:val="en-US"/>
        </w:rPr>
        <w:t>see Supplementary methods S1.</w:t>
      </w:r>
    </w:p>
    <w:p w14:paraId="4AC84F31" w14:textId="0022D687" w:rsidR="00F4339F" w:rsidRDefault="00F4339F" w:rsidP="00F4339F">
      <w:pPr>
        <w:spacing w:line="480" w:lineRule="auto"/>
        <w:rPr>
          <w:rFonts w:ascii="Roboto" w:hAnsi="Roboto" w:cstheme="minorHAnsi"/>
          <w:lang w:val="en-US"/>
        </w:rPr>
      </w:pPr>
      <w:r w:rsidRPr="00D66C1F">
        <w:rPr>
          <w:rFonts w:ascii="Roboto" w:hAnsi="Roboto" w:cstheme="minorHAnsi"/>
          <w:lang w:val="en-US"/>
        </w:rPr>
        <w:lastRenderedPageBreak/>
        <w:t xml:space="preserve">Muscle cross-sectional areas and quantitative fat fraction analysis were calculated from </w:t>
      </w:r>
      <w:r w:rsidR="00A8505C">
        <w:rPr>
          <w:rFonts w:ascii="Roboto" w:hAnsi="Roboto" w:cstheme="minorHAnsi"/>
          <w:lang w:val="en-US"/>
        </w:rPr>
        <w:t>the lower posterior border of C6, the lower posterior border of TH12, the lower posterior border of L4, the lower anterior border of S2, the midpoint of the thigh, and at the thicke</w:t>
      </w:r>
      <w:r w:rsidR="00A57F0E">
        <w:rPr>
          <w:rFonts w:ascii="Roboto" w:hAnsi="Roboto" w:cstheme="minorHAnsi"/>
          <w:lang w:val="en-US"/>
        </w:rPr>
        <w:t>s</w:t>
      </w:r>
      <w:r w:rsidR="00A8505C">
        <w:rPr>
          <w:rFonts w:ascii="Roboto" w:hAnsi="Roboto" w:cstheme="minorHAnsi"/>
          <w:lang w:val="en-US"/>
        </w:rPr>
        <w:t>t point</w:t>
      </w:r>
      <w:r w:rsidR="008954E7">
        <w:rPr>
          <w:rFonts w:ascii="Roboto" w:hAnsi="Roboto" w:cstheme="minorHAnsi"/>
          <w:lang w:val="en-US"/>
        </w:rPr>
        <w:t xml:space="preserve"> of the calf</w:t>
      </w:r>
      <w:r w:rsidR="00A8505C">
        <w:rPr>
          <w:rFonts w:ascii="Roboto" w:hAnsi="Roboto" w:cstheme="minorHAnsi"/>
          <w:lang w:val="en-US"/>
        </w:rPr>
        <w:t xml:space="preserve"> one-third of the distance from the knee to the ankle. </w:t>
      </w:r>
      <w:r w:rsidRPr="00D66C1F">
        <w:rPr>
          <w:rFonts w:ascii="Roboto" w:hAnsi="Roboto" w:cstheme="minorHAnsi"/>
          <w:lang w:val="en-US"/>
        </w:rPr>
        <w:t>Individual muscles or muscle groups were manually traced</w:t>
      </w:r>
      <w:r w:rsidR="00A8505C">
        <w:rPr>
          <w:rFonts w:ascii="Roboto" w:hAnsi="Roboto" w:cstheme="minorHAnsi"/>
          <w:lang w:val="en-US"/>
        </w:rPr>
        <w:t xml:space="preserve"> </w:t>
      </w:r>
      <w:r w:rsidRPr="00D66C1F">
        <w:rPr>
          <w:rFonts w:ascii="Roboto" w:hAnsi="Roboto" w:cstheme="minorHAnsi"/>
          <w:lang w:val="en-US"/>
        </w:rPr>
        <w:t>by authors SVS (in leg muscles) and BK (in back muscles) using the</w:t>
      </w:r>
      <w:r w:rsidRPr="00D66C1F">
        <w:rPr>
          <w:rFonts w:ascii="Roboto" w:hAnsi="Roboto" w:cstheme="minorHAnsi"/>
          <w:color w:val="FF0000"/>
          <w:lang w:val="en-US"/>
        </w:rPr>
        <w:t xml:space="preserve"> </w:t>
      </w:r>
      <w:proofErr w:type="spellStart"/>
      <w:r w:rsidRPr="00F37604">
        <w:rPr>
          <w:rFonts w:ascii="Roboto" w:hAnsi="Roboto" w:cstheme="minorHAnsi"/>
          <w:lang w:val="en-US"/>
        </w:rPr>
        <w:t>Horos</w:t>
      </w:r>
      <w:proofErr w:type="spellEnd"/>
      <w:r w:rsidRPr="00F37604">
        <w:rPr>
          <w:rFonts w:ascii="Roboto" w:hAnsi="Roboto" w:cstheme="minorHAnsi"/>
          <w:lang w:val="en-US"/>
        </w:rPr>
        <w:t xml:space="preserve"> medical image viewer software </w:t>
      </w:r>
      <w:r w:rsidR="006A2988">
        <w:rPr>
          <w:rFonts w:ascii="Roboto" w:hAnsi="Roboto" w:cstheme="minorHAnsi"/>
          <w:lang w:val="en-US"/>
        </w:rPr>
        <w:t xml:space="preserve">v2.4.1 </w:t>
      </w:r>
      <w:r w:rsidRPr="00F37604">
        <w:rPr>
          <w:rFonts w:ascii="Roboto" w:hAnsi="Roboto" w:cstheme="minorHAnsi"/>
          <w:lang w:val="en-US"/>
        </w:rPr>
        <w:t>(Horosproject.org, Annapolis, MD USA)</w:t>
      </w:r>
      <w:r w:rsidRPr="00D66C1F">
        <w:rPr>
          <w:rFonts w:ascii="Roboto" w:hAnsi="Roboto" w:cstheme="minorHAnsi"/>
          <w:lang w:val="en-US"/>
        </w:rPr>
        <w:t xml:space="preserve">. </w:t>
      </w:r>
      <w:r w:rsidR="001864D2">
        <w:rPr>
          <w:rFonts w:ascii="Roboto" w:hAnsi="Roboto" w:cstheme="minorHAnsi"/>
          <w:lang w:val="en-US"/>
        </w:rPr>
        <w:t xml:space="preserve">All tracings were readjusted by NSP. </w:t>
      </w:r>
      <w:r w:rsidRPr="00D66C1F">
        <w:rPr>
          <w:rFonts w:ascii="Roboto" w:hAnsi="Roboto" w:cstheme="minorHAnsi"/>
          <w:lang w:val="en-US"/>
        </w:rPr>
        <w:t xml:space="preserve">The assessors analyzed images from both patients and healthy matched controls and were blinded to which group the subject belonged to. </w:t>
      </w:r>
    </w:p>
    <w:p w14:paraId="0192F14F"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132BDD13" w14:textId="4C8E8039" w:rsidR="007F6086"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harvested from the </w:t>
      </w:r>
      <w:r w:rsidR="00C634B7">
        <w:rPr>
          <w:rFonts w:ascii="Roboto" w:hAnsi="Roboto" w:cstheme="minorHAnsi"/>
          <w:lang w:val="en-US"/>
        </w:rPr>
        <w:t>v</w:t>
      </w:r>
      <w:r w:rsidR="00C634B7" w:rsidRPr="00D66C1F">
        <w:rPr>
          <w:rFonts w:ascii="Roboto" w:hAnsi="Roboto" w:cstheme="minorHAnsi"/>
          <w:lang w:val="en-US"/>
        </w:rPr>
        <w:t xml:space="preserve">astus </w:t>
      </w:r>
      <w:r w:rsidRPr="00D66C1F">
        <w:rPr>
          <w:rFonts w:ascii="Roboto" w:hAnsi="Roboto" w:cstheme="minorHAnsi"/>
          <w:lang w:val="en-US"/>
        </w:rPr>
        <w:t>lateralis muscle</w:t>
      </w:r>
      <w:ins w:id="125" w:author="Christoffer Vissing" w:date="2023-08-27T17:26:00Z">
        <w:r w:rsidR="00262509">
          <w:rPr>
            <w:rFonts w:ascii="Roboto" w:hAnsi="Roboto" w:cstheme="minorHAnsi"/>
            <w:lang w:val="en-US"/>
          </w:rPr>
          <w:t xml:space="preserve">. Biopsies </w:t>
        </w:r>
      </w:ins>
      <w:del w:id="126" w:author="Christoffer Vissing" w:date="2023-08-27T17:26:00Z">
        <w:r w:rsidRPr="00D66C1F" w:rsidDel="00262509">
          <w:rPr>
            <w:rFonts w:ascii="Roboto" w:hAnsi="Roboto" w:cstheme="minorHAnsi"/>
            <w:lang w:val="en-US"/>
          </w:rPr>
          <w:delText xml:space="preserve"> by authors NSP, HRW</w:delText>
        </w:r>
        <w:r w:rsidR="006627ED" w:rsidDel="00262509">
          <w:rPr>
            <w:rFonts w:ascii="Roboto" w:hAnsi="Roboto" w:cstheme="minorHAnsi"/>
            <w:lang w:val="en-US"/>
          </w:rPr>
          <w:delText>,</w:delText>
        </w:r>
        <w:r w:rsidRPr="00D66C1F" w:rsidDel="00262509">
          <w:rPr>
            <w:rFonts w:ascii="Roboto" w:hAnsi="Roboto" w:cstheme="minorHAnsi"/>
            <w:lang w:val="en-US"/>
          </w:rPr>
          <w:delText xml:space="preserve"> and JV. Muscle tissue </w:delText>
        </w:r>
        <w:r w:rsidDel="00262509">
          <w:rPr>
            <w:rFonts w:ascii="Roboto" w:hAnsi="Roboto" w:cstheme="minorHAnsi"/>
            <w:lang w:val="en-US"/>
          </w:rPr>
          <w:delText>was</w:delText>
        </w:r>
        <w:r w:rsidRPr="00D66C1F" w:rsidDel="00262509">
          <w:rPr>
            <w:rFonts w:ascii="Roboto" w:hAnsi="Roboto" w:cstheme="minorHAnsi"/>
            <w:lang w:val="en-US"/>
          </w:rPr>
          <w:delText xml:space="preserve"> handled by author HRW and stained (</w:delText>
        </w:r>
      </w:del>
      <w:ins w:id="127" w:author="Christoffer Vissing" w:date="2023-08-27T17:26:00Z">
        <w:r w:rsidR="00262509">
          <w:rPr>
            <w:rFonts w:ascii="Roboto" w:hAnsi="Roboto" w:cstheme="minorHAnsi"/>
            <w:lang w:val="en-US"/>
          </w:rPr>
          <w:t>u</w:t>
        </w:r>
      </w:ins>
      <w:ins w:id="128" w:author="Christoffer Vissing" w:date="2023-08-27T17:27:00Z">
        <w:r w:rsidR="00262509">
          <w:rPr>
            <w:rFonts w:ascii="Roboto" w:hAnsi="Roboto" w:cstheme="minorHAnsi"/>
            <w:lang w:val="en-US"/>
          </w:rPr>
          <w:t xml:space="preserve">nderwent </w:t>
        </w:r>
      </w:ins>
      <w:r w:rsidRPr="00D66C1F">
        <w:rPr>
          <w:rFonts w:ascii="Roboto" w:hAnsi="Roboto" w:cstheme="minorHAnsi"/>
          <w:lang w:val="en-US"/>
        </w:rPr>
        <w:t>hematoxylin, trichrome, SDH</w:t>
      </w:r>
      <w:ins w:id="129" w:author="Christoffer Vissing" w:date="2023-08-27T17:27:00Z">
        <w:r w:rsidR="00262509">
          <w:rPr>
            <w:rFonts w:ascii="Roboto" w:hAnsi="Roboto" w:cstheme="minorHAnsi"/>
            <w:lang w:val="en-US"/>
          </w:rPr>
          <w:t xml:space="preserve"> and</w:t>
        </w:r>
      </w:ins>
      <w:del w:id="130" w:author="Christoffer Vissing" w:date="2023-08-27T17:27:00Z">
        <w:r w:rsidRPr="00D66C1F" w:rsidDel="00262509">
          <w:rPr>
            <w:rFonts w:ascii="Roboto" w:hAnsi="Roboto" w:cstheme="minorHAnsi"/>
            <w:lang w:val="en-US"/>
          </w:rPr>
          <w:delText>,</w:delText>
        </w:r>
      </w:del>
      <w:r w:rsidRPr="00D66C1F">
        <w:rPr>
          <w:rFonts w:ascii="Roboto" w:hAnsi="Roboto" w:cstheme="minorHAnsi"/>
          <w:lang w:val="en-US"/>
        </w:rPr>
        <w:t xml:space="preserve"> </w:t>
      </w:r>
      <w:r w:rsidR="00A8505C">
        <w:rPr>
          <w:rFonts w:ascii="Roboto" w:hAnsi="Roboto" w:cstheme="minorHAnsi"/>
          <w:lang w:val="en-US"/>
        </w:rPr>
        <w:t>MHC I and II</w:t>
      </w:r>
      <w:ins w:id="131" w:author="Christoffer Vissing" w:date="2023-08-27T17:27:00Z">
        <w:r w:rsidR="00262509">
          <w:rPr>
            <w:rFonts w:ascii="Roboto" w:hAnsi="Roboto" w:cstheme="minorHAnsi"/>
            <w:lang w:val="en-US"/>
          </w:rPr>
          <w:t xml:space="preserve"> staining (</w:t>
        </w:r>
      </w:ins>
      <w:del w:id="132" w:author="Christoffer Vissing" w:date="2023-08-27T17:27:00Z">
        <w:r w:rsidR="003A6E3B" w:rsidDel="00262509">
          <w:rPr>
            <w:rFonts w:ascii="Roboto" w:hAnsi="Roboto" w:cstheme="minorHAnsi"/>
            <w:lang w:val="en-US"/>
          </w:rPr>
          <w:delText>, s</w:delText>
        </w:r>
        <w:r w:rsidRPr="00D66C1F" w:rsidDel="00262509">
          <w:rPr>
            <w:rFonts w:ascii="Roboto" w:hAnsi="Roboto" w:cstheme="minorHAnsi"/>
            <w:lang w:val="en-US"/>
          </w:rPr>
          <w:delText xml:space="preserve">ee </w:delText>
        </w:r>
      </w:del>
      <w:r w:rsidRPr="00D66C1F">
        <w:rPr>
          <w:rFonts w:ascii="Roboto" w:hAnsi="Roboto" w:cstheme="minorHAnsi"/>
          <w:lang w:val="en-US"/>
        </w:rPr>
        <w:t xml:space="preserve">supplementary methods </w:t>
      </w:r>
      <w:r w:rsidRPr="00D66C1F">
        <w:rPr>
          <w:rFonts w:ascii="Roboto" w:hAnsi="Roboto" w:cstheme="minorHAnsi"/>
          <w:b/>
          <w:bCs/>
          <w:lang w:val="en-US"/>
        </w:rPr>
        <w:t>S1</w:t>
      </w:r>
      <w:r w:rsidRPr="00D66C1F">
        <w:rPr>
          <w:rFonts w:ascii="Roboto" w:hAnsi="Roboto" w:cstheme="minorHAnsi"/>
          <w:lang w:val="en-US"/>
        </w:rPr>
        <w:t>).</w:t>
      </w:r>
      <w:r>
        <w:rPr>
          <w:rFonts w:ascii="Roboto" w:hAnsi="Roboto" w:cstheme="minorHAnsi"/>
          <w:lang w:val="en-US"/>
        </w:rPr>
        <w:t xml:space="preserve"> </w:t>
      </w:r>
      <w:del w:id="133" w:author="Christoffer Vissing" w:date="2023-08-27T17:27:00Z">
        <w:r w:rsidDel="00262509">
          <w:rPr>
            <w:rFonts w:ascii="Roboto" w:hAnsi="Roboto" w:cstheme="minorHAnsi"/>
            <w:lang w:val="en-US"/>
          </w:rPr>
          <w:delText>Muscle biopsy samples were evaluated by authors JV, TK</w:delText>
        </w:r>
        <w:r w:rsidR="006627ED" w:rsidDel="00262509">
          <w:rPr>
            <w:rFonts w:ascii="Roboto" w:hAnsi="Roboto" w:cstheme="minorHAnsi"/>
            <w:lang w:val="en-US"/>
          </w:rPr>
          <w:delText>,</w:delText>
        </w:r>
        <w:r w:rsidDel="00262509">
          <w:rPr>
            <w:rFonts w:ascii="Roboto" w:hAnsi="Roboto" w:cstheme="minorHAnsi"/>
            <w:lang w:val="en-US"/>
          </w:rPr>
          <w:delText xml:space="preserve"> and NSP.</w:delText>
        </w:r>
        <w:r w:rsidRPr="00D66C1F" w:rsidDel="00262509">
          <w:rPr>
            <w:rFonts w:ascii="Roboto" w:hAnsi="Roboto" w:cstheme="minorHAnsi"/>
            <w:lang w:val="en-US"/>
          </w:rPr>
          <w:delText xml:space="preserve"> </w:delText>
        </w:r>
      </w:del>
      <w:del w:id="134" w:author="Christoffer Vissing" w:date="2023-08-22T13:41:00Z">
        <w:r w:rsidR="001864D2" w:rsidDel="005D5EEF">
          <w:rPr>
            <w:rFonts w:ascii="Roboto" w:hAnsi="Roboto" w:cstheme="minorHAnsi"/>
            <w:lang w:val="en-US"/>
          </w:rPr>
          <w:delText>The eight most affected samples on</w:delText>
        </w:r>
      </w:del>
      <w:ins w:id="135" w:author="Christoffer Vissing" w:date="2023-08-22T13:41:00Z">
        <w:r w:rsidR="005D5EEF">
          <w:rPr>
            <w:rFonts w:ascii="Roboto" w:hAnsi="Roboto" w:cstheme="minorHAnsi"/>
            <w:lang w:val="en-US"/>
          </w:rPr>
          <w:t>Based o</w:t>
        </w:r>
      </w:ins>
      <w:ins w:id="136" w:author="Christoffer Vissing" w:date="2023-08-22T13:42:00Z">
        <w:r w:rsidR="005D5EEF">
          <w:rPr>
            <w:rFonts w:ascii="Roboto" w:hAnsi="Roboto" w:cstheme="minorHAnsi"/>
            <w:lang w:val="en-US"/>
          </w:rPr>
          <w:t>n</w:t>
        </w:r>
      </w:ins>
      <w:r w:rsidR="001864D2">
        <w:rPr>
          <w:rFonts w:ascii="Roboto" w:hAnsi="Roboto" w:cstheme="minorHAnsi"/>
          <w:lang w:val="en-US"/>
        </w:rPr>
        <w:t xml:space="preserve"> light microscopy</w:t>
      </w:r>
      <w:ins w:id="137" w:author="Christoffer Vissing" w:date="2023-08-22T13:42:00Z">
        <w:r w:rsidR="005D5EEF">
          <w:rPr>
            <w:rFonts w:ascii="Roboto" w:hAnsi="Roboto" w:cstheme="minorHAnsi"/>
            <w:lang w:val="en-US"/>
          </w:rPr>
          <w:t xml:space="preserve"> findings, eight samples</w:t>
        </w:r>
      </w:ins>
      <w:r w:rsidR="001864D2" w:rsidRPr="00D66C1F">
        <w:rPr>
          <w:rFonts w:ascii="Roboto" w:hAnsi="Roboto" w:cstheme="minorHAnsi"/>
          <w:lang w:val="en-US"/>
        </w:rPr>
        <w:t xml:space="preserve"> </w:t>
      </w:r>
      <w:r w:rsidRPr="00D66C1F">
        <w:rPr>
          <w:rFonts w:ascii="Roboto" w:hAnsi="Roboto" w:cstheme="minorHAnsi"/>
          <w:lang w:val="en-US"/>
        </w:rPr>
        <w:t xml:space="preserve">were investigated by </w:t>
      </w:r>
      <w:r w:rsidR="003A6E3B" w:rsidRPr="007F6086">
        <w:rPr>
          <w:rFonts w:ascii="Roboto" w:hAnsi="Roboto" w:cs="Calibri"/>
          <w:color w:val="000000"/>
          <w:bdr w:val="none" w:sz="0" w:space="0" w:color="auto" w:frame="1"/>
          <w:lang w:val="en-US"/>
        </w:rPr>
        <w:t xml:space="preserve">transmission </w:t>
      </w:r>
      <w:r w:rsidRPr="00D66C1F">
        <w:rPr>
          <w:rFonts w:ascii="Roboto" w:hAnsi="Roboto" w:cstheme="minorHAnsi"/>
          <w:lang w:val="en-US"/>
        </w:rPr>
        <w:t>electron microscopy</w:t>
      </w:r>
      <w:r w:rsidR="003A6E3B">
        <w:rPr>
          <w:rFonts w:ascii="Roboto" w:hAnsi="Roboto" w:cstheme="minorHAnsi"/>
          <w:lang w:val="en-US"/>
        </w:rPr>
        <w:t xml:space="preserve"> (TEM)</w:t>
      </w:r>
      <w:r w:rsidRPr="00D66C1F">
        <w:rPr>
          <w:rFonts w:ascii="Roboto" w:hAnsi="Roboto" w:cstheme="minorHAnsi"/>
          <w:lang w:val="en-US"/>
        </w:rPr>
        <w:t xml:space="preserve"> to assess </w:t>
      </w:r>
      <w:r w:rsidRPr="007F6086">
        <w:rPr>
          <w:rFonts w:ascii="Roboto" w:hAnsi="Roboto" w:cstheme="minorHAnsi"/>
          <w:lang w:val="en-US"/>
        </w:rPr>
        <w:t xml:space="preserve">sarcomere morphology and </w:t>
      </w:r>
      <w:r w:rsidR="003A6E3B">
        <w:rPr>
          <w:rFonts w:ascii="Roboto" w:hAnsi="Roboto" w:cstheme="minorHAnsi"/>
          <w:lang w:val="en-US"/>
        </w:rPr>
        <w:t>t</w:t>
      </w:r>
      <w:r w:rsidR="007F6086" w:rsidRPr="007F6086">
        <w:rPr>
          <w:rFonts w:ascii="Roboto" w:hAnsi="Roboto" w:cs="Calibri"/>
          <w:color w:val="000000"/>
          <w:bdr w:val="none" w:sz="0" w:space="0" w:color="auto" w:frame="1"/>
          <w:lang w:val="en-US"/>
        </w:rPr>
        <w:t xml:space="preserve">o visualize the </w:t>
      </w:r>
      <w:r w:rsidR="00AC656A">
        <w:rPr>
          <w:rFonts w:ascii="Roboto" w:hAnsi="Roboto" w:cs="Calibri"/>
          <w:color w:val="000000"/>
          <w:bdr w:val="none" w:sz="0" w:space="0" w:color="auto" w:frame="1"/>
          <w:lang w:val="en-US"/>
        </w:rPr>
        <w:t xml:space="preserve">myocyte </w:t>
      </w:r>
      <w:r w:rsidR="007F6086" w:rsidRPr="007F6086">
        <w:rPr>
          <w:rFonts w:ascii="Roboto" w:hAnsi="Roboto" w:cs="Calibri"/>
          <w:color w:val="000000"/>
          <w:bdr w:val="none" w:sz="0" w:space="0" w:color="auto" w:frame="1"/>
          <w:lang w:val="en-US"/>
        </w:rPr>
        <w:t>ultra-structure</w:t>
      </w:r>
      <w:r w:rsidR="003A6E3B">
        <w:rPr>
          <w:rFonts w:ascii="Roboto" w:hAnsi="Roboto" w:cs="Calibri"/>
          <w:color w:val="000000"/>
          <w:bdr w:val="none" w:sz="0" w:space="0" w:color="auto" w:frame="1"/>
          <w:lang w:val="en-US"/>
        </w:rPr>
        <w:t>.</w:t>
      </w:r>
      <w:r w:rsidR="007F6086" w:rsidRPr="007F6086">
        <w:rPr>
          <w:rFonts w:ascii="Roboto" w:hAnsi="Roboto" w:cs="Calibri"/>
          <w:color w:val="000000"/>
          <w:bdr w:val="none" w:sz="0" w:space="0" w:color="auto" w:frame="1"/>
          <w:lang w:val="en-US"/>
        </w:rPr>
        <w:t xml:space="preserve"> TEM</w:t>
      </w:r>
      <w:r w:rsidR="003A6E3B">
        <w:rPr>
          <w:rFonts w:ascii="Roboto" w:hAnsi="Roboto" w:cs="Calibri"/>
          <w:color w:val="000000"/>
          <w:bdr w:val="none" w:sz="0" w:space="0" w:color="auto" w:frame="1"/>
          <w:lang w:val="en-US"/>
        </w:rPr>
        <w:t xml:space="preserve"> </w:t>
      </w:r>
      <w:r w:rsidR="007F6086" w:rsidRPr="007F6086">
        <w:rPr>
          <w:rFonts w:ascii="Roboto" w:hAnsi="Roboto" w:cs="Calibri"/>
          <w:color w:val="000000"/>
          <w:bdr w:val="none" w:sz="0" w:space="0" w:color="auto" w:frame="1"/>
          <w:lang w:val="en-US"/>
        </w:rPr>
        <w:t>samples</w:t>
      </w:r>
      <w:r w:rsidR="003A6E3B">
        <w:rPr>
          <w:rFonts w:ascii="Roboto" w:hAnsi="Roboto" w:cs="Calibri"/>
          <w:color w:val="000000"/>
          <w:bdr w:val="none" w:sz="0" w:space="0" w:color="auto" w:frame="1"/>
          <w:lang w:val="en-US"/>
        </w:rPr>
        <w:t xml:space="preserve"> were handled and investigated</w:t>
      </w:r>
      <w:r w:rsidR="007F6086" w:rsidRPr="007F6086">
        <w:rPr>
          <w:rFonts w:ascii="Roboto" w:hAnsi="Roboto" w:cs="Calibri"/>
          <w:color w:val="000000"/>
          <w:bdr w:val="none" w:sz="0" w:space="0" w:color="auto" w:frame="1"/>
          <w:lang w:val="en-US"/>
        </w:rPr>
        <w:t xml:space="preserve"> using</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 protocol previously described</w:t>
      </w:r>
      <w:r w:rsidR="00521BC1">
        <w:rPr>
          <w:rFonts w:ascii="Roboto" w:hAnsi="Roboto" w:cs="Calibri"/>
          <w:color w:val="000000"/>
          <w:bdr w:val="none" w:sz="0" w:space="0" w:color="auto" w:frame="1"/>
          <w:lang w:val="en-US"/>
        </w:rPr>
        <w:t xml:space="preserve"> </w:t>
      </w:r>
      <w:r w:rsidR="00521BC1">
        <w:rPr>
          <w:rFonts w:ascii="Roboto" w:hAnsi="Roboto" w:cs="Calibri"/>
          <w:color w:val="000000"/>
          <w:bdr w:val="none" w:sz="0" w:space="0" w:color="auto" w:frame="1"/>
          <w:lang w:val="en-US"/>
        </w:rPr>
        <w:fldChar w:fldCharType="begin"/>
      </w:r>
      <w:r w:rsidR="009A0CA2">
        <w:rPr>
          <w:rFonts w:ascii="Roboto" w:hAnsi="Roboto" w:cs="Calibri"/>
          <w:color w:val="000000"/>
          <w:bdr w:val="none" w:sz="0" w:space="0" w:color="auto" w:frame="1"/>
          <w:lang w:val="en-US"/>
        </w:rPr>
        <w:instrText xml:space="preserve"> ADDIN ZOTERO_ITEM CSL_CITATION {"citationID":"essbnz8g","properties":{"formattedCitation":"\\super 26\\nosupersub{}","plainCitation":"26","noteIndex":0},"citationItems":[{"id":3839,"uris":["http://zotero.org/users/2403727/items/HH4H7TJP"],"itemData":{"id":3839,"type":"article-journal","abstract":"McArdle disease (muscle glycogenosis type V) is caused by myophosphorylase deficiency, which leads to impaired glycogen breakdown. We investigated how myophosphorylase deficiency affects muscle physiology, morphology, and glucose metabolism in 20-week-old McArdle mice and compared the findings to those in McArdle disease patients. Muscle contractions in the McArdle mice were affected by structural degeneration due to glycogen accumulation, and glycolytic muscles fatigued prematurely, as occurs in the muscles of McArdle disease patients. Homozygous McArdle mice showed muscle fiber disarray, variations in fiber size, vacuoles, and some internal nuclei associated with cytosolic glycogen accumulation and ongoing regeneration; structural damage was seen only in a minority of human patients. Neither liver nor brain isoforms of glycogen phosphorylase were upregulated in muscles, thus providing no substitution for the missing muscle isoform. In the mice, the tibialis anterior (TA) muscles were invariably more damaged than the quadriceps muscles. This may relate to a 7-fold higher level of myophosphorylase in TA compared to quadriceps in wild-type mice and suggests higher glucose turnover in the TA. Thus, despite differences, the mouse model of McArdle disease shares fundamental physiological and clinical features with the human disease and could be used for studies of pathogenesis and development of therapies.","container-title":"Journal of Neuropathology and Experimental Neurology","DOI":"10.1093/jnen/nlw018","ISSN":"1554-6578","issue":"5","journalAbbreviation":"J Neuropathol Exp Neurol","language":"eng","note":"PMID: 27030740","page":"441-454","source":"PubMed","title":"Differential Muscle Involvement in Mice and Humans Affected by McArdle Disease","volume":"75","author":[{"family":"Krag","given":"Thomas O."},{"family":"Pinós","given":"Tomàs"},{"family":"Nielsen","given":"Tue L."},{"family":"Brull","given":"Astrid"},{"family":"Andreu","given":"Antoni L."},{"family":"Vissing","given":"John"}],"issued":{"date-parts":[["2016",5]]}}}],"schema":"https://github.com/citation-style-language/schema/raw/master/csl-citation.json"} </w:instrText>
      </w:r>
      <w:r w:rsidR="00521BC1">
        <w:rPr>
          <w:rFonts w:ascii="Roboto" w:hAnsi="Roboto" w:cs="Calibri"/>
          <w:color w:val="000000"/>
          <w:bdr w:val="none" w:sz="0" w:space="0" w:color="auto" w:frame="1"/>
          <w:lang w:val="en-US"/>
        </w:rPr>
        <w:fldChar w:fldCharType="separate"/>
      </w:r>
      <w:r w:rsidR="009A0CA2" w:rsidRPr="009A0CA2">
        <w:rPr>
          <w:rFonts w:ascii="Roboto" w:hAnsi="Roboto" w:cs="Times New Roman"/>
          <w:color w:val="000000"/>
          <w:vertAlign w:val="superscript"/>
          <w:lang w:val="en-US"/>
          <w:rPrChange w:id="138" w:author="Christoffer Vissing" w:date="2023-08-28T14:29:00Z">
            <w:rPr>
              <w:rFonts w:ascii="Roboto" w:hAnsi="Roboto" w:cs="Times New Roman"/>
              <w:color w:val="000000"/>
              <w:vertAlign w:val="superscript"/>
            </w:rPr>
          </w:rPrChange>
        </w:rPr>
        <w:t>26</w:t>
      </w:r>
      <w:r w:rsidR="00521BC1">
        <w:rPr>
          <w:rFonts w:ascii="Roboto" w:hAnsi="Roboto" w:cs="Calibri"/>
          <w:color w:val="000000"/>
          <w:bdr w:val="none" w:sz="0" w:space="0" w:color="auto" w:frame="1"/>
          <w:lang w:val="en-US"/>
        </w:rPr>
        <w:fldChar w:fldCharType="end"/>
      </w:r>
      <w:r w:rsidR="007F6086" w:rsidRPr="007F6086">
        <w:rPr>
          <w:rFonts w:ascii="Roboto" w:hAnsi="Roboto" w:cs="Calibri"/>
          <w:color w:val="000000"/>
          <w:bdr w:val="none" w:sz="0" w:space="0" w:color="auto" w:frame="1"/>
          <w:lang w:val="en-US"/>
        </w:rPr>
        <w:t>. Briefly, a piece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of fresh </w:t>
      </w:r>
      <w:r w:rsidR="007F6086" w:rsidRPr="007F6086">
        <w:rPr>
          <w:rStyle w:val="mark88813lov2"/>
          <w:rFonts w:ascii="Roboto" w:hAnsi="Roboto" w:cs="Calibri"/>
          <w:color w:val="000000"/>
          <w:bdr w:val="none" w:sz="0" w:space="0" w:color="auto" w:frame="1"/>
          <w:lang w:val="en-US"/>
        </w:rPr>
        <w:t>muscle</w:t>
      </w:r>
      <w:r w:rsidR="007F6086" w:rsidRPr="007F6086">
        <w:rPr>
          <w:rFonts w:ascii="Roboto" w:hAnsi="Roboto" w:cs="Calibri"/>
          <w:color w:val="000000"/>
          <w:bdr w:val="none" w:sz="0" w:space="0" w:color="auto" w:frame="1"/>
          <w:lang w:val="en-US"/>
        </w:rPr>
        <w:t> </w:t>
      </w:r>
      <w:del w:id="139" w:author="Christoffer Vissing" w:date="2023-08-24T10:15:00Z">
        <w:r w:rsidR="007F6086" w:rsidRPr="007F6086" w:rsidDel="00E50ECC">
          <w:rPr>
            <w:rFonts w:ascii="Roboto" w:hAnsi="Roboto" w:cs="Calibri"/>
            <w:color w:val="000000"/>
            <w:bdr w:val="none" w:sz="0" w:space="0" w:color="auto" w:frame="1"/>
            <w:lang w:val="en-US"/>
          </w:rPr>
          <w:delText>biopsy</w:delText>
        </w:r>
      </w:del>
      <w:r w:rsidR="007F6086" w:rsidRPr="007F6086">
        <w:rPr>
          <w:rFonts w:ascii="Roboto" w:hAnsi="Roboto" w:cs="Calibri"/>
          <w:color w:val="000000"/>
          <w:bdr w:val="none" w:sz="0" w:space="0" w:color="auto" w:frame="1"/>
          <w:lang w:val="en-US"/>
        </w:rPr>
        <w:t xml:space="preserve"> was perfused with 2% electron</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microscopy grade glutaraldehyde in 0.05 M phosphate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buffer. After post-fixation and staining, the biopsy was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 xml:space="preserve">embedded in </w:t>
      </w:r>
      <w:proofErr w:type="spellStart"/>
      <w:r w:rsidR="007F6086" w:rsidRPr="007F6086">
        <w:rPr>
          <w:rFonts w:ascii="Roboto" w:hAnsi="Roboto" w:cs="Calibri"/>
          <w:color w:val="000000"/>
          <w:bdr w:val="none" w:sz="0" w:space="0" w:color="auto" w:frame="1"/>
          <w:lang w:val="en-US"/>
        </w:rPr>
        <w:t>Epon</w:t>
      </w:r>
      <w:proofErr w:type="spellEnd"/>
      <w:r w:rsidR="007F6086" w:rsidRPr="007F6086">
        <w:rPr>
          <w:rFonts w:ascii="Roboto" w:hAnsi="Roboto" w:cs="Calibri"/>
          <w:color w:val="000000"/>
          <w:bdr w:val="none" w:sz="0" w:space="0" w:color="auto" w:frame="1"/>
          <w:lang w:val="en-US"/>
        </w:rPr>
        <w:t xml:space="preserve"> and sectioned both at a transversely</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and longitudinal orientation. Sections were visualized</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in a CM100 transmission electron microscope (Philips,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Amsterdam, Netherlands) fitted with a 4Mpixel Veleta</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camera (Olympus Soft Imaging Solutions GmbH, Munster,</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Germany).</w:t>
      </w:r>
    </w:p>
    <w:p w14:paraId="1BCF0D2A" w14:textId="77777777" w:rsidR="00F4339F" w:rsidRPr="00D66C1F" w:rsidRDefault="00F4339F" w:rsidP="00F4339F">
      <w:pPr>
        <w:spacing w:line="480" w:lineRule="auto"/>
        <w:rPr>
          <w:rFonts w:ascii="Roboto" w:hAnsi="Roboto" w:cstheme="minorHAnsi"/>
          <w:b/>
          <w:szCs w:val="20"/>
          <w:lang w:val="en-US"/>
        </w:rPr>
      </w:pPr>
      <w:r w:rsidRPr="00D66C1F">
        <w:rPr>
          <w:rFonts w:ascii="Roboto" w:hAnsi="Roboto" w:cstheme="minorHAnsi"/>
          <w:b/>
          <w:szCs w:val="20"/>
          <w:lang w:val="en-US"/>
        </w:rPr>
        <w:t xml:space="preserve">Muscle </w:t>
      </w:r>
      <w:r>
        <w:rPr>
          <w:rFonts w:ascii="Roboto" w:hAnsi="Roboto" w:cstheme="minorHAnsi"/>
          <w:b/>
          <w:szCs w:val="20"/>
          <w:lang w:val="en-US"/>
        </w:rPr>
        <w:t>function</w:t>
      </w:r>
    </w:p>
    <w:p w14:paraId="7138D09B" w14:textId="17F6279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Maximal isometric muscle strength was assessed across the hip, knee, and ankle joints with a handheld dynamometer in a make-test. Results from muscle dynamometry were compared to reference</w:t>
      </w:r>
      <w:r w:rsidR="006627ED">
        <w:rPr>
          <w:rFonts w:ascii="Roboto" w:hAnsi="Roboto" w:cstheme="minorHAnsi"/>
          <w:lang w:val="en-US"/>
        </w:rPr>
        <w:t xml:space="preserve"> </w:t>
      </w:r>
      <w:r w:rsidRPr="00D66C1F">
        <w:rPr>
          <w:rFonts w:ascii="Roboto" w:hAnsi="Roboto" w:cstheme="minorHAnsi"/>
          <w:lang w:val="en-US"/>
        </w:rPr>
        <w:t>values for age and sex</w:t>
      </w:r>
      <w:r w:rsidR="005237F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{"citationID":"sbR1zde1","properties":{"formattedCitation":"\\super 27\\nosupersub{}","plainCitation":"27","noteIndex":0},"citationItems":[{"id":2947,"uris":["http://zotero.org/users/2403727/items/QY2GEQC5"],"itemData":{"id":2947,"type":"article-journal","abstract":"Objective: To establish reference values for isometric strength of 12 muscle groups and flexibility of 13 joint movements in 1,000 children and adults and investigate the influence of demographic and anthropometric factors.\nMethods: A standardized reliable protocol of hand-held and fixed dynamometry for isometric strength of ankle, knee, hip, elbow, and shoulder musculature as well as goniometry for flexibility of the ankle, knee, hip, elbow, shoulder, and cervical spine was performed in an observational study investigating 1,000 healthy male and female participants aged 3–101 years. Correlation and multiple regression analyses were performed to identify factors independently associated with strength and flexibility of children, adolescents, adults, and older adults.\nResults: Normative reference values of 25 strength and flexibility measures were generated. Strong linear correlations between age and strength were identified in the first 2 decades of life. Muscle strength significantly decreased with age in older adults. Regression modeling identified increasing height as the most significant predictor of strength in children, higher body mass in adolescents, and male sex in adults and older adults. Joint flexibility gradually decreased with age, with little sex difference. Waist circumference was a significant predictor of variability in joint flexibility in adolescents, adults, and older adults.\nConclusions: Reference values and associated age- and sex-stratified z scores generated from this study can be used to determine the presence and extent of impairments associated with neuromuscular and other neurologic disorders, monitor disease progression over time in natural history studies, and evaluate the effect of new treatments in clinical trials. Neurology® 2017;88:36–43","container-title":"Neurology","DOI":"10.1212/WNL.0000000000003466","ISSN":"0028-3878, 1526-632X","issue":"1","journalAbbreviation":"Neurology","language":"en","page":"36-43","source":"DOI.org (Crossref)","title":"Normative reference values for strength and flexibility of 1,000 children and adults","volume":"88","author":[{"family":"McKay","given":"Marnee J."},{"family":"Baldwin","given":"Jennifer N."},{"family":"Ferreira","given":"Paulo"},{"family":"Simic","given":"Milena"},{"family":"Vanicek","given":"Natalie"},{"family":"Burns","given":"Joshua"},{"literal":"For the 1000 Norms Project Consortium"}],"issued":{"date-parts":[["2017",1,3]]}}}],"schema":"https://github.com/citation-style-language/schema/raw/master/csl-citation.json"}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40" w:author="Christoffer Vissing" w:date="2023-08-28T14:29:00Z">
            <w:rPr>
              <w:rFonts w:ascii="Roboto" w:hAnsi="Roboto" w:cs="Times New Roman"/>
              <w:vertAlign w:val="superscript"/>
            </w:rPr>
          </w:rPrChange>
        </w:rPr>
        <w:t>27</w:t>
      </w:r>
      <w:r w:rsidRPr="00D66C1F">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Physical activity levels in patients were investigated </w:t>
      </w:r>
      <w:r w:rsidR="006627ED">
        <w:rPr>
          <w:rFonts w:ascii="Roboto" w:hAnsi="Roboto" w:cstheme="minorHAnsi"/>
          <w:lang w:val="en-US"/>
        </w:rPr>
        <w:t xml:space="preserve">using </w:t>
      </w:r>
      <w:r>
        <w:rPr>
          <w:rFonts w:ascii="Roboto" w:hAnsi="Roboto" w:cstheme="minorHAnsi"/>
          <w:lang w:val="en-US"/>
        </w:rPr>
        <w:t xml:space="preserve">the </w:t>
      </w:r>
      <w:r w:rsidRPr="0071074B">
        <w:rPr>
          <w:rFonts w:ascii="Roboto" w:hAnsi="Roboto" w:cstheme="minorHAnsi"/>
          <w:lang w:val="en-US"/>
        </w:rPr>
        <w:t xml:space="preserve">International </w:t>
      </w:r>
      <w:r w:rsidR="004849F5">
        <w:rPr>
          <w:rFonts w:ascii="Roboto" w:hAnsi="Roboto" w:cstheme="minorHAnsi"/>
          <w:lang w:val="en-US"/>
        </w:rPr>
        <w:t>P</w:t>
      </w:r>
      <w:r w:rsidRPr="0071074B">
        <w:rPr>
          <w:rFonts w:ascii="Roboto" w:hAnsi="Roboto" w:cstheme="minorHAnsi"/>
          <w:lang w:val="en-US"/>
        </w:rPr>
        <w:t xml:space="preserve">hysical </w:t>
      </w:r>
      <w:r w:rsidR="004849F5">
        <w:rPr>
          <w:rFonts w:ascii="Roboto" w:hAnsi="Roboto" w:cstheme="minorHAnsi"/>
          <w:lang w:val="en-US"/>
        </w:rPr>
        <w:t>A</w:t>
      </w:r>
      <w:r w:rsidR="004849F5" w:rsidRPr="0071074B">
        <w:rPr>
          <w:rFonts w:ascii="Roboto" w:hAnsi="Roboto" w:cstheme="minorHAnsi"/>
          <w:lang w:val="en-US"/>
        </w:rPr>
        <w:t xml:space="preserve">ctivity </w:t>
      </w:r>
      <w:r w:rsidR="004849F5">
        <w:rPr>
          <w:rFonts w:ascii="Roboto" w:hAnsi="Roboto" w:cstheme="minorHAnsi"/>
          <w:lang w:val="en-US"/>
        </w:rPr>
        <w:t>Q</w:t>
      </w:r>
      <w:r w:rsidR="004849F5" w:rsidRPr="0071074B">
        <w:rPr>
          <w:rFonts w:ascii="Roboto" w:hAnsi="Roboto" w:cstheme="minorHAnsi"/>
          <w:lang w:val="en-US"/>
        </w:rPr>
        <w:t>uestionnaire</w:t>
      </w:r>
      <w:r w:rsidR="004849F5">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{"citationID":"2JhrrjME","properties":{"formattedCitation":"\\super 28\\nosupersub{}","plainCitation":"28","noteIndex":0},"citationItems":[{"id":2881,"uris":["http://zotero.org/users/2403727/items/BRFHM88T"],"itemData":{"id":2881,"type":"article-journal","abstract":"Purpose: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instrText>
      </w:r>
      <w:r w:rsidR="009A0CA2">
        <w:rPr>
          <w:rFonts w:ascii="Times New Roman" w:hAnsi="Times New Roman" w:cs="Times New Roman"/>
          <w:lang w:val="en-US"/>
        </w:rPr>
        <w:instrText>̇</w:instrText>
      </w:r>
      <w:r w:rsidR="009A0CA2">
        <w:rPr>
          <w:rFonts w:ascii="Roboto" w:hAnsi="Roboto" w:cstheme="minorHAnsi"/>
          <w:lang w:val="en-US"/>
        </w:rPr>
        <w: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instrText>
      </w:r>
      <w:r w:rsidR="009A0CA2">
        <w:rPr>
          <w:rFonts w:ascii="Times New Roman" w:hAnsi="Times New Roman" w:cs="Times New Roman"/>
          <w:lang w:val="en-US"/>
        </w:rPr>
        <w:instrText>̇</w:instrText>
      </w:r>
      <w:r w:rsidR="009A0CA2">
        <w:rPr>
          <w:rFonts w:ascii="Roboto" w:hAnsi="Roboto" w:cstheme="minorHAnsi"/>
          <w:lang w:val="en-US"/>
        </w:rPr>
        <w: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41" w:author="Christoffer Vissing" w:date="2023-08-28T14:29:00Z">
            <w:rPr>
              <w:rFonts w:ascii="Roboto" w:hAnsi="Roboto" w:cs="Times New Roman"/>
              <w:vertAlign w:val="superscript"/>
            </w:rPr>
          </w:rPrChange>
        </w:rPr>
        <w:t>28</w:t>
      </w:r>
      <w:r w:rsidRPr="00D66C1F">
        <w:rPr>
          <w:rFonts w:ascii="Roboto" w:hAnsi="Roboto" w:cstheme="minorHAnsi"/>
          <w:lang w:val="en-US"/>
        </w:rPr>
        <w:fldChar w:fldCharType="end"/>
      </w:r>
      <w:r>
        <w:rPr>
          <w:rFonts w:ascii="Roboto" w:hAnsi="Roboto" w:cstheme="minorHAnsi"/>
          <w:lang w:val="en-US"/>
        </w:rPr>
        <w:t>.</w:t>
      </w:r>
    </w:p>
    <w:p w14:paraId="2BA7CE0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Cardiac investigations</w:t>
      </w:r>
    </w:p>
    <w:p w14:paraId="5F97EF55" w14:textId="22ED2CBF" w:rsidR="00F4339F" w:rsidRPr="006D2E93" w:rsidRDefault="00B35038" w:rsidP="00F4339F">
      <w:pPr>
        <w:spacing w:line="480" w:lineRule="auto"/>
        <w:rPr>
          <w:rFonts w:ascii="Roboto" w:hAnsi="Roboto" w:cstheme="minorHAnsi"/>
          <w:lang w:val="en-US"/>
        </w:rPr>
      </w:pPr>
      <w:r>
        <w:rPr>
          <w:rFonts w:ascii="Roboto" w:hAnsi="Roboto" w:cstheme="minorHAnsi"/>
          <w:lang w:val="en-US"/>
        </w:rPr>
        <w:lastRenderedPageBreak/>
        <w:t>Cardiac assessments included standard transthoracic</w:t>
      </w:r>
      <w:r w:rsidR="00F4339F" w:rsidRPr="00D66C1F">
        <w:rPr>
          <w:rFonts w:ascii="Roboto" w:hAnsi="Roboto" w:cstheme="minorHAnsi"/>
          <w:lang w:val="en-US"/>
        </w:rPr>
        <w:t xml:space="preserve"> echocardiography to assess cardiac function and morphology</w:t>
      </w:r>
      <w:r>
        <w:rPr>
          <w:rFonts w:ascii="Roboto" w:hAnsi="Roboto" w:cstheme="minorHAnsi"/>
          <w:lang w:val="en-US"/>
        </w:rPr>
        <w:t xml:space="preserve"> and analysis of blood</w:t>
      </w:r>
      <w:r w:rsidR="00F4339F" w:rsidRPr="006D2E93">
        <w:rPr>
          <w:rFonts w:ascii="Roboto" w:hAnsi="Roboto" w:cstheme="minorHAnsi"/>
          <w:lang w:val="en-US"/>
        </w:rPr>
        <w:t xml:space="preserve"> for </w:t>
      </w:r>
      <w:r w:rsidR="00F4339F">
        <w:rPr>
          <w:rFonts w:ascii="Roboto" w:hAnsi="Roboto" w:cstheme="minorHAnsi"/>
          <w:lang w:val="en-US"/>
        </w:rPr>
        <w:t xml:space="preserve">cardiac </w:t>
      </w:r>
      <w:r w:rsidR="00F4339F" w:rsidRPr="006D2E93">
        <w:rPr>
          <w:rFonts w:ascii="Roboto" w:hAnsi="Roboto" w:cstheme="minorHAnsi"/>
          <w:lang w:val="en-US"/>
        </w:rPr>
        <w:t>biomarkers</w:t>
      </w:r>
      <w:r>
        <w:rPr>
          <w:rFonts w:ascii="Roboto" w:hAnsi="Roboto" w:cstheme="minorHAnsi"/>
          <w:lang w:val="en-US"/>
        </w:rPr>
        <w:t>, including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 (NT-proBNP)</w:t>
      </w:r>
      <w:r>
        <w:rPr>
          <w:rFonts w:ascii="Roboto" w:hAnsi="Roboto" w:cstheme="minorHAnsi"/>
          <w:lang w:val="en-US"/>
        </w:rPr>
        <w:t xml:space="preserve"> and cardiac </w:t>
      </w:r>
      <w:proofErr w:type="spellStart"/>
      <w:r>
        <w:rPr>
          <w:rFonts w:ascii="Roboto" w:hAnsi="Roboto" w:cstheme="minorHAnsi"/>
          <w:lang w:val="en-US"/>
        </w:rPr>
        <w:t>tropnonins</w:t>
      </w:r>
      <w:proofErr w:type="spellEnd"/>
      <w:ins w:id="142" w:author="Christoffer Vissing" w:date="2023-08-10T14:57:00Z">
        <w:r w:rsidR="00CD0A3C">
          <w:rPr>
            <w:rFonts w:ascii="Roboto" w:hAnsi="Roboto" w:cstheme="minorHAnsi"/>
            <w:lang w:val="en-US"/>
          </w:rPr>
          <w:t>, and creatinine kinase and myoglobin</w:t>
        </w:r>
      </w:ins>
      <w:r w:rsidR="00F4339F" w:rsidRPr="006D2E93">
        <w:rPr>
          <w:rFonts w:ascii="Roboto" w:hAnsi="Roboto" w:cstheme="minorHAnsi"/>
          <w:lang w:val="en-US"/>
        </w:rPr>
        <w:t>.</w:t>
      </w:r>
      <w:r>
        <w:rPr>
          <w:rFonts w:ascii="Roboto" w:hAnsi="Roboto" w:cstheme="minorHAnsi"/>
          <w:lang w:val="en-US"/>
        </w:rPr>
        <w:t xml:space="preserve"> In addition, we collected </w:t>
      </w:r>
      <w:r w:rsidR="00B36D15">
        <w:rPr>
          <w:rFonts w:ascii="Roboto" w:hAnsi="Roboto" w:cstheme="minorHAnsi"/>
          <w:lang w:val="en-US"/>
        </w:rPr>
        <w:t xml:space="preserve">historical </w:t>
      </w:r>
      <w:r>
        <w:rPr>
          <w:rFonts w:ascii="Roboto" w:hAnsi="Roboto" w:cstheme="minorHAnsi"/>
          <w:lang w:val="en-US"/>
        </w:rPr>
        <w:t>data on left ventricular ejection fraction</w:t>
      </w:r>
      <w:ins w:id="143" w:author="Christoffer Vissing" w:date="2023-08-24T10:18:00Z">
        <w:r w:rsidR="00E50ECC">
          <w:rPr>
            <w:rFonts w:ascii="Roboto" w:hAnsi="Roboto" w:cstheme="minorHAnsi"/>
            <w:lang w:val="en-US"/>
          </w:rPr>
          <w:t xml:space="preserve"> (LVEF)</w:t>
        </w:r>
      </w:ins>
      <w:r>
        <w:rPr>
          <w:rFonts w:ascii="Roboto" w:hAnsi="Roboto" w:cstheme="minorHAnsi"/>
          <w:lang w:val="en-US"/>
        </w:rPr>
        <w:t xml:space="preserve"> and cavity dimension from examination</w:t>
      </w:r>
      <w:r w:rsidR="00B36D15">
        <w:rPr>
          <w:rFonts w:ascii="Roboto" w:hAnsi="Roboto" w:cstheme="minorHAnsi"/>
          <w:lang w:val="en-US"/>
        </w:rPr>
        <w:t>s</w:t>
      </w:r>
      <w:r>
        <w:rPr>
          <w:rFonts w:ascii="Roboto" w:hAnsi="Roboto" w:cstheme="minorHAnsi"/>
          <w:lang w:val="en-US"/>
        </w:rPr>
        <w:t xml:space="preserve"> performed at time of </w:t>
      </w:r>
      <w:r w:rsidR="00376BB9">
        <w:rPr>
          <w:rFonts w:ascii="Roboto" w:hAnsi="Roboto" w:cstheme="minorHAnsi"/>
          <w:lang w:val="en-US"/>
        </w:rPr>
        <w:t>cardiomyopathy</w:t>
      </w:r>
      <w:r>
        <w:rPr>
          <w:rFonts w:ascii="Roboto" w:hAnsi="Roboto" w:cstheme="minorHAnsi"/>
          <w:lang w:val="en-US"/>
        </w:rPr>
        <w:t xml:space="preserve"> diagnosis</w:t>
      </w:r>
      <w:r w:rsidR="00376BB9">
        <w:rPr>
          <w:rFonts w:ascii="Roboto" w:hAnsi="Roboto" w:cstheme="minorHAnsi"/>
          <w:lang w:val="en-US"/>
        </w:rPr>
        <w:t>, if relevant</w:t>
      </w:r>
      <w:r w:rsidR="00B36D15">
        <w:rPr>
          <w:rFonts w:ascii="Roboto" w:hAnsi="Roboto" w:cstheme="minorHAnsi"/>
          <w:lang w:val="en-US"/>
        </w:rPr>
        <w:t>.</w:t>
      </w:r>
    </w:p>
    <w:p w14:paraId="62C57554" w14:textId="77777777" w:rsidR="00F4339F" w:rsidRPr="00D66C1F" w:rsidRDefault="00F4339F" w:rsidP="00F4339F">
      <w:pPr>
        <w:spacing w:line="480" w:lineRule="auto"/>
        <w:rPr>
          <w:rFonts w:ascii="Roboto" w:hAnsi="Roboto" w:cstheme="minorHAnsi"/>
          <w:b/>
          <w:bCs/>
          <w:lang w:val="en-US"/>
        </w:rPr>
      </w:pPr>
      <w:r>
        <w:rPr>
          <w:rFonts w:ascii="Roboto" w:hAnsi="Roboto" w:cstheme="minorHAnsi"/>
          <w:lang w:val="en-US"/>
        </w:rPr>
        <w:t xml:space="preserve"> </w:t>
      </w:r>
      <w:r w:rsidRPr="00D66C1F">
        <w:rPr>
          <w:rFonts w:ascii="Roboto" w:hAnsi="Roboto" w:cstheme="minorHAnsi"/>
          <w:b/>
          <w:bCs/>
          <w:lang w:val="en-US"/>
        </w:rPr>
        <w:t>Ethics</w:t>
      </w:r>
    </w:p>
    <w:p w14:paraId="4C331578" w14:textId="38A495F5"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The study was </w:t>
      </w:r>
      <w:del w:id="144" w:author="Christoffer Vissing" w:date="2023-08-27T17:33:00Z">
        <w:r w:rsidRPr="00D66C1F" w:rsidDel="00FB51DF">
          <w:rPr>
            <w:rFonts w:ascii="Roboto" w:hAnsi="Roboto" w:cstheme="minorHAnsi"/>
            <w:lang w:val="en-US"/>
          </w:rPr>
          <w:delText xml:space="preserve">performed in accordance with the Declaration of Helsinki, was </w:delText>
        </w:r>
      </w:del>
      <w:r w:rsidRPr="00D66C1F">
        <w:rPr>
          <w:rFonts w:ascii="Roboto" w:hAnsi="Roboto" w:cstheme="minorHAnsi"/>
          <w:lang w:val="en-US"/>
        </w:rPr>
        <w:t>approved by the Regional Committee on Health Research Ethics (H</w:t>
      </w:r>
      <w:r w:rsidRPr="00D66C1F">
        <w:rPr>
          <w:rFonts w:ascii="Roboto" w:hAnsi="Roboto" w:cstheme="minorHAnsi"/>
          <w:bCs/>
          <w:lang w:val="en-US"/>
        </w:rPr>
        <w:t>-20012439</w:t>
      </w:r>
      <w:r w:rsidR="007C58FA">
        <w:rPr>
          <w:rFonts w:ascii="Roboto" w:hAnsi="Roboto" w:cstheme="minorHAnsi"/>
          <w:bCs/>
          <w:lang w:val="en-US"/>
        </w:rPr>
        <w:t xml:space="preserve"> and </w:t>
      </w:r>
      <w:r w:rsidR="007C58FA" w:rsidRPr="007C58FA">
        <w:rPr>
          <w:rFonts w:ascii="Roboto" w:hAnsi="Roboto" w:cstheme="minorHAnsi"/>
          <w:bCs/>
          <w:lang w:val="en-US"/>
        </w:rPr>
        <w:t>H-32012163</w:t>
      </w:r>
      <w:r w:rsidRPr="00D66C1F">
        <w:rPr>
          <w:rFonts w:ascii="Roboto" w:hAnsi="Roboto" w:cstheme="minorHAnsi"/>
          <w:lang w:val="en-US"/>
        </w:rPr>
        <w:t>)</w:t>
      </w:r>
      <w:ins w:id="145" w:author="Christoffer Vissing" w:date="2023-08-27T17:33:00Z">
        <w:r w:rsidR="00FB51DF">
          <w:rPr>
            <w:rFonts w:ascii="Roboto" w:hAnsi="Roboto" w:cstheme="minorHAnsi"/>
            <w:lang w:val="en-US"/>
          </w:rPr>
          <w:t>,</w:t>
        </w:r>
      </w:ins>
      <w:r w:rsidR="007C58FA">
        <w:rPr>
          <w:rFonts w:ascii="Roboto" w:hAnsi="Roboto" w:cstheme="minorHAnsi"/>
          <w:lang w:val="en-US"/>
        </w:rPr>
        <w:t xml:space="preserve"> </w:t>
      </w:r>
      <w:del w:id="146" w:author="Christoffer Vissing" w:date="2023-08-27T17:33:00Z">
        <w:r w:rsidR="007C58FA" w:rsidDel="00FB51DF">
          <w:rPr>
            <w:rFonts w:ascii="Roboto" w:hAnsi="Roboto" w:cstheme="minorHAnsi"/>
            <w:lang w:val="en-US"/>
          </w:rPr>
          <w:delText xml:space="preserve">and </w:delText>
        </w:r>
      </w:del>
      <w:r w:rsidR="007C58FA">
        <w:rPr>
          <w:rFonts w:ascii="Roboto" w:hAnsi="Roboto" w:cstheme="minorHAnsi"/>
          <w:lang w:val="en-US"/>
        </w:rPr>
        <w:t>the Danish Data Protection Agency</w:t>
      </w:r>
      <w:r w:rsidRPr="00D66C1F">
        <w:rPr>
          <w:rFonts w:ascii="Roboto" w:hAnsi="Roboto" w:cstheme="minorHAnsi"/>
          <w:lang w:val="en-US"/>
        </w:rPr>
        <w:t xml:space="preserve"> and</w:t>
      </w:r>
      <w:ins w:id="147" w:author="Christoffer Vissing" w:date="2023-08-27T17:34:00Z">
        <w:r w:rsidR="00FB51DF">
          <w:rPr>
            <w:rFonts w:ascii="Roboto" w:hAnsi="Roboto" w:cstheme="minorHAnsi"/>
            <w:lang w:val="en-US"/>
          </w:rPr>
          <w:t xml:space="preserve"> was </w:t>
        </w:r>
        <w:r w:rsidR="00FB51DF" w:rsidRPr="00D66C1F">
          <w:rPr>
            <w:rFonts w:ascii="Roboto" w:hAnsi="Roboto" w:cstheme="minorHAnsi"/>
            <w:lang w:val="en-US"/>
          </w:rPr>
          <w:t>performed in accordance with the Declaration of Helsinki</w:t>
        </w:r>
        <w:r w:rsidR="00FB51DF">
          <w:rPr>
            <w:rFonts w:ascii="Roboto" w:hAnsi="Roboto" w:cstheme="minorHAnsi"/>
            <w:lang w:val="en-US"/>
          </w:rPr>
          <w:t>.</w:t>
        </w:r>
      </w:ins>
      <w:r w:rsidRPr="00D66C1F">
        <w:rPr>
          <w:rFonts w:ascii="Roboto" w:hAnsi="Roboto" w:cstheme="minorHAnsi"/>
          <w:lang w:val="en-US"/>
        </w:rPr>
        <w:t xml:space="preserve"> </w:t>
      </w:r>
      <w:del w:id="148" w:author="Christoffer Vissing" w:date="2023-08-27T17:34:00Z">
        <w:r w:rsidRPr="00D66C1F" w:rsidDel="00FB51DF">
          <w:rPr>
            <w:rFonts w:ascii="Roboto" w:hAnsi="Roboto" w:cstheme="minorHAnsi"/>
            <w:lang w:val="en-US"/>
          </w:rPr>
          <w:delText xml:space="preserve">all </w:delText>
        </w:r>
      </w:del>
      <w:ins w:id="149" w:author="Christoffer Vissing" w:date="2023-08-27T17:34:00Z">
        <w:r w:rsidR="00FB51DF">
          <w:rPr>
            <w:rFonts w:ascii="Roboto" w:hAnsi="Roboto" w:cstheme="minorHAnsi"/>
            <w:lang w:val="en-US"/>
          </w:rPr>
          <w:t>A</w:t>
        </w:r>
        <w:r w:rsidR="00FB51DF" w:rsidRPr="00D66C1F">
          <w:rPr>
            <w:rFonts w:ascii="Roboto" w:hAnsi="Roboto" w:cstheme="minorHAnsi"/>
            <w:lang w:val="en-US"/>
          </w:rPr>
          <w:t xml:space="preserve">ll </w:t>
        </w:r>
      </w:ins>
      <w:r w:rsidRPr="00D66C1F">
        <w:rPr>
          <w:rFonts w:ascii="Roboto" w:hAnsi="Roboto" w:cstheme="minorHAnsi"/>
          <w:lang w:val="en-US"/>
        </w:rPr>
        <w:t xml:space="preserve">subjects gave written and oral consent to participate. </w:t>
      </w:r>
    </w:p>
    <w:p w14:paraId="5ECB8365"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Statistical analyses</w:t>
      </w:r>
    </w:p>
    <w:p w14:paraId="407C9B9F" w14:textId="212FFD52" w:rsidR="00F4339F" w:rsidRPr="00D66C1F" w:rsidDel="00FB51DF" w:rsidRDefault="00F4339F" w:rsidP="00FB51DF">
      <w:pPr>
        <w:spacing w:after="0" w:line="480" w:lineRule="auto"/>
        <w:rPr>
          <w:del w:id="150" w:author="Christoffer Vissing" w:date="2023-08-27T17:37:00Z"/>
          <w:rFonts w:ascii="Roboto" w:hAnsi="Roboto" w:cstheme="minorHAnsi"/>
          <w:lang w:val="en-US"/>
        </w:rPr>
        <w:pPrChange w:id="151" w:author="Christoffer Vissing" w:date="2023-08-27T17:37:00Z">
          <w:pPr>
            <w:spacing w:after="0" w:line="480" w:lineRule="auto"/>
          </w:pPr>
        </w:pPrChange>
      </w:pPr>
      <w:r w:rsidRPr="00D66C1F">
        <w:rPr>
          <w:rFonts w:ascii="Roboto" w:hAnsi="Roboto" w:cstheme="minorHAnsi"/>
          <w:lang w:val="en-US"/>
        </w:rPr>
        <w:t xml:space="preserve">Categorical variables are presented as counts and percentages, continuous as </w:t>
      </w:r>
      <w:proofErr w:type="spellStart"/>
      <w:r w:rsidRPr="00D66C1F">
        <w:rPr>
          <w:rFonts w:ascii="Roboto" w:hAnsi="Roboto" w:cstheme="minorHAnsi"/>
          <w:lang w:val="en-US"/>
        </w:rPr>
        <w:t>mean±</w:t>
      </w:r>
      <w:r>
        <w:rPr>
          <w:rFonts w:ascii="Roboto" w:hAnsi="Roboto" w:cstheme="minorHAnsi"/>
          <w:lang w:val="en-US"/>
        </w:rPr>
        <w:t>SD</w:t>
      </w:r>
      <w:proofErr w:type="spellEnd"/>
      <w:r w:rsidRPr="00D66C1F">
        <w:rPr>
          <w:rFonts w:ascii="Roboto" w:hAnsi="Roboto" w:cstheme="minorHAnsi"/>
          <w:lang w:val="en-US"/>
        </w:rPr>
        <w:t xml:space="preserve"> or </w:t>
      </w:r>
      <w:del w:id="152" w:author="Christoffer Vissing" w:date="2023-08-27T17:34:00Z">
        <w:r w:rsidRPr="00D66C1F" w:rsidDel="00FB51DF">
          <w:rPr>
            <w:rFonts w:ascii="Roboto" w:hAnsi="Roboto" w:cstheme="minorHAnsi"/>
            <w:lang w:val="en-US"/>
          </w:rPr>
          <w:delText xml:space="preserve">as </w:delText>
        </w:r>
      </w:del>
      <w:r w:rsidRPr="00D66C1F">
        <w:rPr>
          <w:rFonts w:ascii="Roboto" w:hAnsi="Roboto" w:cstheme="minorHAnsi"/>
          <w:lang w:val="en-US"/>
        </w:rPr>
        <w:t>medians with interquartile ranges (IQR)</w:t>
      </w:r>
      <w:del w:id="153" w:author="Christoffer Vissing" w:date="2023-08-27T17:35:00Z">
        <w:r w:rsidR="003A2CA9" w:rsidDel="00FB51DF">
          <w:rPr>
            <w:rFonts w:ascii="Roboto" w:hAnsi="Roboto" w:cstheme="minorHAnsi"/>
            <w:lang w:val="en-US"/>
          </w:rPr>
          <w:delText>,</w:delText>
        </w:r>
        <w:r w:rsidRPr="00D66C1F" w:rsidDel="00FB51DF">
          <w:rPr>
            <w:rFonts w:ascii="Roboto" w:hAnsi="Roboto" w:cstheme="minorHAnsi"/>
            <w:lang w:val="en-US"/>
          </w:rPr>
          <w:delText xml:space="preserve"> as appropriate. The</w:delText>
        </w:r>
      </w:del>
      <w:ins w:id="154" w:author="Christoffer Vissing" w:date="2023-08-27T17:35:00Z">
        <w:r w:rsidR="00FB51DF">
          <w:rPr>
            <w:rFonts w:ascii="Roboto" w:hAnsi="Roboto" w:cstheme="minorHAnsi"/>
            <w:lang w:val="en-US"/>
          </w:rPr>
          <w:t xml:space="preserve"> according to</w:t>
        </w:r>
      </w:ins>
      <w:r w:rsidRPr="00D66C1F">
        <w:rPr>
          <w:rFonts w:ascii="Roboto" w:hAnsi="Roboto" w:cstheme="minorHAnsi"/>
          <w:lang w:val="en-US"/>
        </w:rPr>
        <w:t xml:space="preserve"> distribution of data </w:t>
      </w:r>
      <w:del w:id="155" w:author="Christoffer Vissing" w:date="2023-08-27T17:35:00Z">
        <w:r w:rsidRPr="00D66C1F" w:rsidDel="00FB51DF">
          <w:rPr>
            <w:rFonts w:ascii="Roboto" w:hAnsi="Roboto" w:cstheme="minorHAnsi"/>
            <w:lang w:val="en-US"/>
          </w:rPr>
          <w:delText>w</w:delText>
        </w:r>
      </w:del>
      <w:r w:rsidRPr="00D66C1F">
        <w:rPr>
          <w:rFonts w:ascii="Roboto" w:hAnsi="Roboto" w:cstheme="minorHAnsi"/>
          <w:lang w:val="en-US"/>
        </w:rPr>
        <w:t xml:space="preserve">as </w:t>
      </w:r>
      <w:del w:id="156" w:author="Christoffer Vissing" w:date="2023-08-27T17:35:00Z">
        <w:r w:rsidRPr="00D66C1F" w:rsidDel="00FB51DF">
          <w:rPr>
            <w:rFonts w:ascii="Roboto" w:hAnsi="Roboto" w:cstheme="minorHAnsi"/>
            <w:lang w:val="en-US"/>
          </w:rPr>
          <w:delText xml:space="preserve">tested </w:delText>
        </w:r>
      </w:del>
      <w:ins w:id="157" w:author="Christoffer Vissing" w:date="2023-08-27T17:35:00Z">
        <w:r w:rsidR="00FB51DF">
          <w:rPr>
            <w:rFonts w:ascii="Roboto" w:hAnsi="Roboto" w:cstheme="minorHAnsi"/>
            <w:lang w:val="en-US"/>
          </w:rPr>
          <w:t>evaluated</w:t>
        </w:r>
        <w:r w:rsidR="00FB51DF" w:rsidRPr="00D66C1F">
          <w:rPr>
            <w:rFonts w:ascii="Roboto" w:hAnsi="Roboto" w:cstheme="minorHAnsi"/>
            <w:lang w:val="en-US"/>
          </w:rPr>
          <w:t xml:space="preserve"> </w:t>
        </w:r>
      </w:ins>
      <w:del w:id="158" w:author="Christoffer Vissing" w:date="2023-08-27T17:35:00Z">
        <w:r w:rsidRPr="00D66C1F" w:rsidDel="00FB51DF">
          <w:rPr>
            <w:rFonts w:ascii="Roboto" w:hAnsi="Roboto" w:cstheme="minorHAnsi"/>
            <w:lang w:val="en-US"/>
          </w:rPr>
          <w:delText xml:space="preserve">by </w:delText>
        </w:r>
      </w:del>
      <w:ins w:id="159" w:author="Christoffer Vissing" w:date="2023-08-27T17:35:00Z">
        <w:r w:rsidR="00FB51DF">
          <w:rPr>
            <w:rFonts w:ascii="Roboto" w:hAnsi="Roboto" w:cstheme="minorHAnsi"/>
            <w:lang w:val="en-US"/>
          </w:rPr>
          <w:t>from</w:t>
        </w:r>
        <w:r w:rsidR="00FB51DF" w:rsidRPr="00D66C1F">
          <w:rPr>
            <w:rFonts w:ascii="Roboto" w:hAnsi="Roboto" w:cstheme="minorHAnsi"/>
            <w:lang w:val="en-US"/>
          </w:rPr>
          <w:t xml:space="preserve"> </w:t>
        </w:r>
      </w:ins>
      <w:r w:rsidRPr="00D66C1F">
        <w:rPr>
          <w:rFonts w:ascii="Roboto" w:hAnsi="Roboto" w:cstheme="minorHAnsi"/>
          <w:lang w:val="en-US"/>
        </w:rPr>
        <w:t>normal probability plots. Comparisons between groups were performed using Fisher’s exact test, Welch’s t-test or Wilcoxon Mann-Whitney rank-sum</w:t>
      </w:r>
      <w:r w:rsidR="003A2CA9">
        <w:rPr>
          <w:rFonts w:ascii="Roboto" w:hAnsi="Roboto" w:cstheme="minorHAnsi"/>
          <w:lang w:val="en-US"/>
        </w:rPr>
        <w:t>,</w:t>
      </w:r>
      <w:r w:rsidRPr="00D66C1F">
        <w:rPr>
          <w:rFonts w:ascii="Roboto" w:hAnsi="Roboto" w:cstheme="minorHAnsi"/>
          <w:lang w:val="en-US"/>
        </w:rPr>
        <w:t xml:space="preserve"> as appropriate. </w:t>
      </w:r>
    </w:p>
    <w:p w14:paraId="076B0C1D" w14:textId="709D5D5F" w:rsidR="00F4339F" w:rsidRPr="00D66C1F" w:rsidRDefault="00F4339F" w:rsidP="00FB51DF">
      <w:pPr>
        <w:spacing w:after="0" w:line="480" w:lineRule="auto"/>
        <w:rPr>
          <w:rFonts w:ascii="Roboto" w:hAnsi="Roboto" w:cstheme="minorHAnsi"/>
          <w:lang w:val="en-US"/>
        </w:rPr>
      </w:pPr>
      <w:del w:id="160" w:author="Christoffer Vissing" w:date="2023-08-27T17:37:00Z">
        <w:r w:rsidRPr="00D66C1F" w:rsidDel="00FB51DF">
          <w:rPr>
            <w:rFonts w:ascii="Roboto" w:hAnsi="Roboto" w:cstheme="minorHAnsi"/>
            <w:lang w:val="en-US"/>
          </w:rPr>
          <w:delText xml:space="preserve">Correlations between muscle fat fractions and </w:delText>
        </w:r>
      </w:del>
      <w:del w:id="161" w:author="Christoffer Vissing" w:date="2023-08-27T17:36:00Z">
        <w:r w:rsidRPr="00D66C1F" w:rsidDel="00FB51DF">
          <w:rPr>
            <w:rFonts w:ascii="Roboto" w:hAnsi="Roboto" w:cstheme="minorHAnsi"/>
            <w:lang w:val="en-US"/>
          </w:rPr>
          <w:delText xml:space="preserve">age, </w:delText>
        </w:r>
      </w:del>
      <w:del w:id="162" w:author="Christoffer Vissing" w:date="2023-08-24T10:19:00Z">
        <w:r w:rsidRPr="00D66C1F" w:rsidDel="00E50ECC">
          <w:rPr>
            <w:rFonts w:ascii="Roboto" w:hAnsi="Roboto" w:cstheme="minorHAnsi"/>
            <w:lang w:val="en-US"/>
          </w:rPr>
          <w:delText>body mass index</w:delText>
        </w:r>
      </w:del>
      <w:del w:id="163" w:author="Christoffer Vissing" w:date="2023-08-27T17:36:00Z">
        <w:r w:rsidRPr="00D66C1F" w:rsidDel="00FB51DF">
          <w:rPr>
            <w:rFonts w:ascii="Roboto" w:hAnsi="Roboto" w:cstheme="minorHAnsi"/>
            <w:lang w:val="en-US"/>
          </w:rPr>
          <w:delText xml:space="preserve">, </w:delText>
        </w:r>
      </w:del>
      <w:del w:id="164" w:author="Christoffer Vissing" w:date="2023-08-24T10:18:00Z">
        <w:r w:rsidRPr="00D66C1F" w:rsidDel="00E50ECC">
          <w:rPr>
            <w:rFonts w:ascii="Roboto" w:hAnsi="Roboto" w:cstheme="minorHAnsi"/>
            <w:lang w:val="en-US"/>
          </w:rPr>
          <w:delText>left ventricular ejection fraction</w:delText>
        </w:r>
      </w:del>
      <w:del w:id="165" w:author="Christoffer Vissing" w:date="2023-08-27T17:36:00Z">
        <w:r w:rsidRPr="00D66C1F" w:rsidDel="00FB51DF">
          <w:rPr>
            <w:rFonts w:ascii="Roboto" w:hAnsi="Roboto" w:cstheme="minorHAnsi"/>
            <w:lang w:val="en-US"/>
          </w:rPr>
          <w:delText>, log-transformed concentrations of NT-pro-BNP, muscle strength from handheld dynamometry and physical activity</w:delText>
        </w:r>
        <w:r w:rsidDel="00FB51DF">
          <w:rPr>
            <w:rFonts w:ascii="Roboto" w:hAnsi="Roboto" w:cstheme="minorHAnsi"/>
            <w:lang w:val="en-US"/>
          </w:rPr>
          <w:delText xml:space="preserve"> </w:delText>
        </w:r>
        <w:r w:rsidRPr="00D66C1F" w:rsidDel="00FB51DF">
          <w:rPr>
            <w:rFonts w:ascii="Roboto" w:hAnsi="Roboto" w:cstheme="minorHAnsi"/>
            <w:lang w:val="en-US"/>
          </w:rPr>
          <w:fldChar w:fldCharType="begin"/>
        </w:r>
        <w:r w:rsidR="006A7360" w:rsidDel="00FB51DF">
          <w:rPr>
            <w:rFonts w:ascii="Roboto" w:hAnsi="Roboto" w:cstheme="minorHAnsi"/>
            <w:lang w:val="en-US"/>
          </w:rPr>
          <w:delInstrText xml:space="preserve"> ADDIN ZOTERO_ITEM CSL_CITATION {"citationID":"BRTk0R6o","properties":{"formattedCitation":"\\super 27\\nosupersub{}","plainCitation":"27","noteIndex":0},"citationItems":[{"id":2881,"uris":["http://zotero.org/users/2403727/items/BRFHM88T"],"itemData":{"id":2881,"type":"article-journal","abstract":"Purpose: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delInstrText>
        </w:r>
        <w:r w:rsidR="006A7360" w:rsidDel="00FB51DF">
          <w:rPr>
            <w:rFonts w:ascii="Times New Roman" w:hAnsi="Times New Roman" w:cs="Times New Roman"/>
            <w:lang w:val="en-US"/>
          </w:rPr>
          <w:delInstrText>̇</w:delInstrText>
        </w:r>
        <w:r w:rsidR="006A7360" w:rsidDel="00FB51DF">
          <w:rPr>
            <w:rFonts w:ascii="Roboto" w:hAnsi="Roboto" w:cstheme="minorHAnsi"/>
            <w:lang w:val="en-US"/>
          </w:rPr>
          <w:del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delInstrText>
        </w:r>
        <w:r w:rsidR="006A7360" w:rsidDel="00FB51DF">
          <w:rPr>
            <w:rFonts w:ascii="Times New Roman" w:hAnsi="Times New Roman" w:cs="Times New Roman"/>
            <w:lang w:val="en-US"/>
          </w:rPr>
          <w:delInstrText>̇</w:delInstrText>
        </w:r>
        <w:r w:rsidR="006A7360" w:rsidDel="00FB51DF">
          <w:rPr>
            <w:rFonts w:ascii="Roboto" w:hAnsi="Roboto" w:cstheme="minorHAnsi"/>
            <w:lang w:val="en-US"/>
          </w:rPr>
          <w:del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delInstrText>
        </w:r>
        <w:r w:rsidRPr="00D66C1F" w:rsidDel="00FB51DF">
          <w:rPr>
            <w:rFonts w:ascii="Roboto" w:hAnsi="Roboto" w:cstheme="minorHAnsi"/>
            <w:lang w:val="en-US"/>
          </w:rPr>
          <w:fldChar w:fldCharType="separate"/>
        </w:r>
        <w:r w:rsidR="006A7360" w:rsidRPr="006A7360" w:rsidDel="00FB51DF">
          <w:rPr>
            <w:rFonts w:ascii="Roboto" w:hAnsi="Roboto" w:cs="Times New Roman"/>
            <w:vertAlign w:val="superscript"/>
            <w:lang w:val="en-US"/>
          </w:rPr>
          <w:delText>27</w:delText>
        </w:r>
        <w:r w:rsidRPr="00D66C1F" w:rsidDel="00FB51DF">
          <w:rPr>
            <w:rFonts w:ascii="Roboto" w:hAnsi="Roboto" w:cstheme="minorHAnsi"/>
            <w:lang w:val="en-US"/>
          </w:rPr>
          <w:fldChar w:fldCharType="end"/>
        </w:r>
      </w:del>
      <w:del w:id="166" w:author="Christoffer Vissing" w:date="2023-08-27T17:37:00Z">
        <w:r w:rsidRPr="00D66C1F" w:rsidDel="00FB51DF">
          <w:rPr>
            <w:rFonts w:ascii="Roboto" w:hAnsi="Roboto" w:cstheme="minorHAnsi"/>
            <w:lang w:val="en-US"/>
          </w:rPr>
          <w:delText xml:space="preserve"> are reported using the Pearson’s correlation coefficient.</w:delText>
        </w:r>
      </w:del>
    </w:p>
    <w:p w14:paraId="30BC76D9" w14:textId="16A23C4A"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To investigate the difference in muscle fat fraction of back-, thigh- and calf</w:t>
      </w:r>
      <w:r w:rsidR="00A57F0E">
        <w:rPr>
          <w:rFonts w:ascii="Roboto" w:hAnsi="Roboto" w:cstheme="minorHAnsi"/>
          <w:lang w:val="en-US"/>
        </w:rPr>
        <w:t xml:space="preserve"> </w:t>
      </w:r>
      <w:r w:rsidRPr="00D66C1F">
        <w:rPr>
          <w:rFonts w:ascii="Roboto" w:hAnsi="Roboto" w:cstheme="minorHAnsi"/>
          <w:lang w:val="en-US"/>
        </w:rPr>
        <w:t xml:space="preserve">muscles in healthy </w:t>
      </w:r>
      <w:ins w:id="167" w:author="Christoffer Vissing" w:date="2023-08-27T17:38:00Z">
        <w:r w:rsidR="00FB51DF">
          <w:rPr>
            <w:rFonts w:ascii="Roboto" w:hAnsi="Roboto" w:cstheme="minorHAnsi"/>
            <w:lang w:val="en-US"/>
          </w:rPr>
          <w:t xml:space="preserve">controls, </w:t>
        </w:r>
      </w:ins>
      <w:del w:id="168" w:author="Christoffer Vissing" w:date="2023-08-27T17:38:00Z">
        <w:r w:rsidRPr="00D66C1F" w:rsidDel="00FB51DF">
          <w:rPr>
            <w:rFonts w:ascii="Roboto" w:hAnsi="Roboto" w:cstheme="minorHAnsi"/>
            <w:lang w:val="en-US"/>
          </w:rPr>
          <w:delText xml:space="preserve">vs </w:delText>
        </w:r>
      </w:del>
      <w:r w:rsidRPr="00D66C1F">
        <w:rPr>
          <w:rFonts w:ascii="Roboto" w:hAnsi="Roboto" w:cstheme="minorHAnsi"/>
          <w:lang w:val="en-US"/>
        </w:rPr>
        <w:t>TTNtv</w:t>
      </w:r>
      <w:r>
        <w:rPr>
          <w:rFonts w:ascii="Roboto" w:hAnsi="Roboto" w:cstheme="minorHAnsi"/>
          <w:lang w:val="en-US"/>
        </w:rPr>
        <w:t xml:space="preserve"> participant</w:t>
      </w:r>
      <w:r w:rsidRPr="00D66C1F">
        <w:rPr>
          <w:rFonts w:ascii="Roboto" w:hAnsi="Roboto" w:cstheme="minorHAnsi"/>
          <w:lang w:val="en-US"/>
        </w:rPr>
        <w:t>s</w:t>
      </w:r>
      <w:ins w:id="169" w:author="Christoffer Vissing" w:date="2023-08-27T17:37:00Z">
        <w:r w:rsidR="00FB51DF">
          <w:rPr>
            <w:rFonts w:ascii="Roboto" w:hAnsi="Roboto" w:cstheme="minorHAnsi"/>
            <w:lang w:val="en-US"/>
          </w:rPr>
          <w:t xml:space="preserve"> and </w:t>
        </w:r>
      </w:ins>
      <w:ins w:id="170" w:author="Christoffer Vissing" w:date="2023-08-27T17:38:00Z">
        <w:r w:rsidR="00FB51DF">
          <w:rPr>
            <w:rFonts w:ascii="Roboto" w:hAnsi="Roboto" w:cstheme="minorHAnsi"/>
            <w:lang w:val="en-US"/>
          </w:rPr>
          <w:t>participants</w:t>
        </w:r>
      </w:ins>
      <w:ins w:id="171" w:author="Christoffer Vissing" w:date="2023-08-27T17:37:00Z">
        <w:r w:rsidR="00FB51DF">
          <w:rPr>
            <w:rFonts w:ascii="Roboto" w:hAnsi="Roboto" w:cstheme="minorHAnsi"/>
            <w:lang w:val="en-US"/>
          </w:rPr>
          <w:t xml:space="preserve"> with non-TTNtv genetic DCM,</w:t>
        </w:r>
      </w:ins>
      <w:r w:rsidRPr="00D66C1F">
        <w:rPr>
          <w:rFonts w:ascii="Roboto" w:hAnsi="Roboto" w:cstheme="minorHAnsi"/>
          <w:lang w:val="en-US"/>
        </w:rPr>
        <w:t xml:space="preserve"> we modelled the difference in conditional means of the fat fractions by linear </w:t>
      </w:r>
      <w:ins w:id="172" w:author="Christoffer Vissing" w:date="2023-08-09T14:27:00Z">
        <w:r w:rsidR="00F91C3A">
          <w:rPr>
            <w:rFonts w:ascii="Roboto" w:hAnsi="Roboto" w:cstheme="minorHAnsi"/>
            <w:lang w:val="en-US"/>
          </w:rPr>
          <w:t xml:space="preserve">mixed effects </w:t>
        </w:r>
      </w:ins>
      <w:r w:rsidRPr="00D66C1F">
        <w:rPr>
          <w:rFonts w:ascii="Roboto" w:hAnsi="Roboto" w:cstheme="minorHAnsi"/>
          <w:lang w:val="en-US"/>
        </w:rPr>
        <w:t xml:space="preserve">regression. The </w:t>
      </w:r>
      <w:del w:id="173" w:author="Christoffer Vissing" w:date="2023-08-09T14:27:00Z">
        <w:r w:rsidRPr="00D66C1F" w:rsidDel="00F91C3A">
          <w:rPr>
            <w:rFonts w:ascii="Roboto" w:hAnsi="Roboto" w:cstheme="minorHAnsi"/>
            <w:lang w:val="en-US"/>
          </w:rPr>
          <w:delText xml:space="preserve">linear </w:delText>
        </w:r>
      </w:del>
      <w:del w:id="174" w:author="Christoffer Vissing" w:date="2023-08-27T17:38:00Z">
        <w:r w:rsidRPr="00D66C1F" w:rsidDel="00FB51DF">
          <w:rPr>
            <w:rFonts w:ascii="Roboto" w:hAnsi="Roboto" w:cstheme="minorHAnsi"/>
            <w:lang w:val="en-US"/>
          </w:rPr>
          <w:delText xml:space="preserve">regression </w:delText>
        </w:r>
      </w:del>
      <w:r w:rsidRPr="00D66C1F">
        <w:rPr>
          <w:rFonts w:ascii="Roboto" w:hAnsi="Roboto" w:cstheme="minorHAnsi"/>
          <w:lang w:val="en-US"/>
        </w:rPr>
        <w:t>model included age, sex</w:t>
      </w:r>
      <w:del w:id="175" w:author="Christoffer Vissing" w:date="2023-08-09T14:27:00Z">
        <w:r w:rsidRPr="00D66C1F" w:rsidDel="00F91C3A">
          <w:rPr>
            <w:rFonts w:ascii="Roboto" w:hAnsi="Roboto" w:cstheme="minorHAnsi"/>
            <w:lang w:val="en-US"/>
          </w:rPr>
          <w:delText>,</w:delText>
        </w:r>
      </w:del>
      <w:ins w:id="176" w:author="Christoffer Vissing" w:date="2023-08-09T14:27:00Z">
        <w:r w:rsidR="00F91C3A">
          <w:rPr>
            <w:rFonts w:ascii="Roboto" w:hAnsi="Roboto" w:cstheme="minorHAnsi"/>
            <w:lang w:val="en-US"/>
          </w:rPr>
          <w:t xml:space="preserve"> and</w:t>
        </w:r>
      </w:ins>
      <w:r w:rsidRPr="00D66C1F">
        <w:rPr>
          <w:rFonts w:ascii="Roboto" w:hAnsi="Roboto" w:cstheme="minorHAnsi"/>
          <w:lang w:val="en-US"/>
        </w:rPr>
        <w:t xml:space="preserve"> </w:t>
      </w:r>
      <w:del w:id="177" w:author="Christoffer Vissing" w:date="2023-08-24T10:19:00Z">
        <w:r w:rsidR="009913C2" w:rsidDel="00E50ECC">
          <w:rPr>
            <w:rFonts w:ascii="Roboto" w:hAnsi="Roboto" w:cstheme="minorHAnsi"/>
            <w:lang w:val="en-US"/>
          </w:rPr>
          <w:delText>body-mass index (</w:delText>
        </w:r>
      </w:del>
      <w:r w:rsidRPr="00D66C1F">
        <w:rPr>
          <w:rFonts w:ascii="Roboto" w:hAnsi="Roboto" w:cstheme="minorHAnsi"/>
          <w:lang w:val="en-US"/>
        </w:rPr>
        <w:t>BMI</w:t>
      </w:r>
      <w:del w:id="178" w:author="Christoffer Vissing" w:date="2023-08-24T10:19:00Z">
        <w:r w:rsidR="009913C2" w:rsidDel="00E50ECC">
          <w:rPr>
            <w:rFonts w:ascii="Roboto" w:hAnsi="Roboto" w:cstheme="minorHAnsi"/>
            <w:lang w:val="en-US"/>
          </w:rPr>
          <w:delText>)</w:delText>
        </w:r>
      </w:del>
      <w:del w:id="179" w:author="Christoffer Vissing" w:date="2023-08-09T14:28:00Z">
        <w:r w:rsidR="003A2CA9" w:rsidDel="00F91C3A">
          <w:rPr>
            <w:rFonts w:ascii="Roboto" w:hAnsi="Roboto" w:cstheme="minorHAnsi"/>
            <w:lang w:val="en-US"/>
          </w:rPr>
          <w:delText>,</w:delText>
        </w:r>
        <w:r w:rsidRPr="00D66C1F" w:rsidDel="00F91C3A">
          <w:rPr>
            <w:rFonts w:ascii="Roboto" w:hAnsi="Roboto" w:cstheme="minorHAnsi"/>
            <w:lang w:val="en-US"/>
          </w:rPr>
          <w:delText xml:space="preserve"> and the specific muscle-group</w:delText>
        </w:r>
      </w:del>
      <w:r w:rsidRPr="00D66C1F">
        <w:rPr>
          <w:rFonts w:ascii="Roboto" w:hAnsi="Roboto" w:cstheme="minorHAnsi"/>
          <w:lang w:val="en-US"/>
        </w:rPr>
        <w:t xml:space="preserve"> as</w:t>
      </w:r>
      <w:ins w:id="180" w:author="Christoffer Vissing" w:date="2023-08-09T14:28:00Z">
        <w:r w:rsidR="00F91C3A">
          <w:rPr>
            <w:rFonts w:ascii="Roboto" w:hAnsi="Roboto" w:cstheme="minorHAnsi"/>
            <w:lang w:val="en-US"/>
          </w:rPr>
          <w:t xml:space="preserve"> fixed</w:t>
        </w:r>
      </w:ins>
      <w:r w:rsidRPr="00D66C1F">
        <w:rPr>
          <w:rFonts w:ascii="Roboto" w:hAnsi="Roboto" w:cstheme="minorHAnsi"/>
          <w:lang w:val="en-US"/>
        </w:rPr>
        <w:t xml:space="preserve"> </w:t>
      </w:r>
      <w:del w:id="181" w:author="Christoffer Vissing" w:date="2023-08-09T14:28:00Z">
        <w:r w:rsidRPr="00D66C1F" w:rsidDel="00F91C3A">
          <w:rPr>
            <w:rFonts w:ascii="Roboto" w:hAnsi="Roboto" w:cstheme="minorHAnsi"/>
            <w:lang w:val="en-US"/>
          </w:rPr>
          <w:delText>covariates</w:delText>
        </w:r>
      </w:del>
      <w:ins w:id="182" w:author="Christoffer Vissing" w:date="2023-08-09T14:28:00Z">
        <w:r w:rsidR="00F91C3A">
          <w:rPr>
            <w:rFonts w:ascii="Roboto" w:hAnsi="Roboto" w:cstheme="minorHAnsi"/>
            <w:lang w:val="en-US"/>
          </w:rPr>
          <w:t>effects</w:t>
        </w:r>
      </w:ins>
      <w:r w:rsidRPr="00D66C1F">
        <w:rPr>
          <w:rFonts w:ascii="Roboto" w:hAnsi="Roboto" w:cstheme="minorHAnsi"/>
          <w:lang w:val="en-US"/>
        </w:rPr>
        <w:t xml:space="preserve">, as these factors have previously been shown to correlate with muscle fat fraction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{"citationID":"Ax9v2NSD","properties":{"formattedCitation":"\\super 29, 30\\nosupersub{}","plainCitation":"29, 30","noteIndex":0},"citationItems":[{"id":108,"uris":["http://zotero.org/users/2403727/items/ZGTA6Q95"],"itemData":{"id":108,"type":"article-journal","abstract":"OBJECTIVE: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183" w:author="Christoffer Vissing" w:date="2023-08-28T14:29:00Z">
            <w:rPr>
              <w:rFonts w:ascii="Roboto" w:hAnsi="Roboto" w:cs="Times New Roman"/>
              <w:vertAlign w:val="superscript"/>
            </w:rPr>
          </w:rPrChange>
        </w:rPr>
        <w:t>29, 30</w:t>
      </w:r>
      <w:r w:rsidRPr="00D66C1F">
        <w:rPr>
          <w:rFonts w:ascii="Roboto" w:hAnsi="Roboto" w:cstheme="minorHAnsi"/>
          <w:lang w:val="en-US"/>
        </w:rPr>
        <w:fldChar w:fldCharType="end"/>
      </w:r>
      <w:ins w:id="184" w:author="Christoffer Vissing" w:date="2023-08-10T14:58:00Z">
        <w:r w:rsidR="00CD0A3C">
          <w:rPr>
            <w:rFonts w:ascii="Roboto" w:hAnsi="Roboto" w:cstheme="minorHAnsi"/>
            <w:lang w:val="en-US"/>
          </w:rPr>
          <w:t>.</w:t>
        </w:r>
      </w:ins>
      <w:ins w:id="185" w:author="Christoffer Vissing" w:date="2023-08-09T14:28:00Z">
        <w:r w:rsidR="00F91C3A">
          <w:rPr>
            <w:rFonts w:ascii="Roboto" w:hAnsi="Roboto" w:cstheme="minorHAnsi"/>
            <w:lang w:val="en-US"/>
          </w:rPr>
          <w:t xml:space="preserve"> </w:t>
        </w:r>
      </w:ins>
      <w:ins w:id="186" w:author="Christoffer Vissing" w:date="2023-08-10T14:58:00Z">
        <w:r w:rsidR="00CD0A3C">
          <w:rPr>
            <w:rFonts w:ascii="Roboto" w:hAnsi="Roboto" w:cstheme="minorHAnsi"/>
            <w:lang w:val="en-US"/>
          </w:rPr>
          <w:t>T</w:t>
        </w:r>
      </w:ins>
      <w:ins w:id="187" w:author="Christoffer Vissing" w:date="2023-08-09T14:28:00Z">
        <w:r w:rsidR="00F91C3A">
          <w:rPr>
            <w:rFonts w:ascii="Roboto" w:hAnsi="Roboto" w:cstheme="minorHAnsi"/>
            <w:lang w:val="en-US"/>
          </w:rPr>
          <w:t xml:space="preserve">he specific muscle group and patient </w:t>
        </w:r>
        <w:proofErr w:type="gramStart"/>
        <w:r w:rsidR="00F91C3A">
          <w:rPr>
            <w:rFonts w:ascii="Roboto" w:hAnsi="Roboto" w:cstheme="minorHAnsi"/>
            <w:lang w:val="en-US"/>
          </w:rPr>
          <w:t>ID</w:t>
        </w:r>
      </w:ins>
      <w:ins w:id="188" w:author="Christoffer Vissing" w:date="2023-08-10T14:58:00Z">
        <w:r w:rsidR="00CD0A3C">
          <w:rPr>
            <w:rFonts w:ascii="Roboto" w:hAnsi="Roboto" w:cstheme="minorHAnsi"/>
            <w:lang w:val="en-US"/>
          </w:rPr>
          <w:t>’s</w:t>
        </w:r>
        <w:proofErr w:type="gramEnd"/>
        <w:r w:rsidR="00CD0A3C">
          <w:rPr>
            <w:rFonts w:ascii="Roboto" w:hAnsi="Roboto" w:cstheme="minorHAnsi"/>
            <w:lang w:val="en-US"/>
          </w:rPr>
          <w:t xml:space="preserve"> were included</w:t>
        </w:r>
      </w:ins>
      <w:ins w:id="189" w:author="Christoffer Vissing" w:date="2023-08-09T14:28:00Z">
        <w:r w:rsidR="00F91C3A">
          <w:rPr>
            <w:rFonts w:ascii="Roboto" w:hAnsi="Roboto" w:cstheme="minorHAnsi"/>
            <w:lang w:val="en-US"/>
          </w:rPr>
          <w:t xml:space="preserve"> as random effects</w:t>
        </w:r>
      </w:ins>
      <w:r w:rsidRPr="00D66C1F">
        <w:rPr>
          <w:rFonts w:ascii="Roboto" w:hAnsi="Roboto" w:cstheme="minorHAnsi"/>
          <w:lang w:val="en-US"/>
        </w:rPr>
        <w:t>.</w:t>
      </w:r>
      <w:r w:rsidR="00C00F01">
        <w:rPr>
          <w:rFonts w:ascii="Roboto" w:hAnsi="Roboto" w:cstheme="minorHAnsi"/>
          <w:lang w:val="en-US"/>
        </w:rPr>
        <w:t xml:space="preserve"> </w:t>
      </w:r>
      <w:ins w:id="190" w:author="Christoffer Vissing" w:date="2023-08-09T14:34:00Z">
        <w:r w:rsidR="00F91C3A">
          <w:rPr>
            <w:rFonts w:ascii="Roboto" w:hAnsi="Roboto" w:cstheme="minorHAnsi"/>
            <w:lang w:val="en-US"/>
          </w:rPr>
          <w:t xml:space="preserve">Linear mixed model </w:t>
        </w:r>
      </w:ins>
      <w:del w:id="191" w:author="Christoffer Vissing" w:date="2023-08-09T14:29:00Z">
        <w:r w:rsidRPr="00D66C1F" w:rsidDel="00F91C3A">
          <w:rPr>
            <w:rFonts w:ascii="Roboto" w:hAnsi="Roboto" w:cstheme="minorHAnsi"/>
            <w:lang w:val="en-US"/>
          </w:rPr>
          <w:delText xml:space="preserve">In case of heteroskedasticity of the dependent variable (muscle fat fraction), </w:delText>
        </w:r>
      </w:del>
      <w:del w:id="192" w:author="Christoffer Vissing" w:date="2023-08-09T14:30:00Z">
        <w:r w:rsidRPr="00D66C1F" w:rsidDel="00F91C3A">
          <w:rPr>
            <w:rFonts w:ascii="Roboto" w:hAnsi="Roboto" w:cstheme="minorHAnsi"/>
            <w:lang w:val="en-US"/>
          </w:rPr>
          <w:delText>b</w:delText>
        </w:r>
      </w:del>
      <w:del w:id="193" w:author="Christoffer Vissing" w:date="2023-08-09T14:31:00Z">
        <w:r w:rsidRPr="00D66C1F" w:rsidDel="00F91C3A">
          <w:rPr>
            <w:rFonts w:ascii="Roboto" w:hAnsi="Roboto" w:cstheme="minorHAnsi"/>
            <w:lang w:val="en-US"/>
          </w:rPr>
          <w:delText>ootstrapped</w:delText>
        </w:r>
      </w:del>
      <w:ins w:id="194" w:author="Christoffer Vissing" w:date="2023-08-09T14:34:00Z">
        <w:r w:rsidR="00F91C3A">
          <w:rPr>
            <w:rFonts w:ascii="Roboto" w:hAnsi="Roboto" w:cstheme="minorHAnsi"/>
            <w:lang w:val="en-US"/>
          </w:rPr>
          <w:t>c</w:t>
        </w:r>
      </w:ins>
      <w:ins w:id="195" w:author="Christoffer Vissing" w:date="2023-08-09T14:29:00Z">
        <w:r w:rsidR="00F91C3A">
          <w:rPr>
            <w:rFonts w:ascii="Roboto" w:hAnsi="Roboto" w:cstheme="minorHAnsi"/>
            <w:lang w:val="en-US"/>
          </w:rPr>
          <w:t>onfidence intervals</w:t>
        </w:r>
      </w:ins>
      <w:r w:rsidRPr="00D66C1F">
        <w:rPr>
          <w:rFonts w:ascii="Roboto" w:hAnsi="Roboto" w:cstheme="minorHAnsi"/>
          <w:lang w:val="en-US"/>
        </w:rPr>
        <w:t xml:space="preserve"> </w:t>
      </w:r>
      <w:ins w:id="196" w:author="Christoffer Vissing" w:date="2023-08-09T14:34:00Z">
        <w:r w:rsidR="00F91C3A">
          <w:rPr>
            <w:rFonts w:ascii="Roboto" w:hAnsi="Roboto" w:cstheme="minorHAnsi"/>
            <w:lang w:val="en-US"/>
          </w:rPr>
          <w:t>were</w:t>
        </w:r>
      </w:ins>
      <w:ins w:id="197" w:author="Christoffer Vissing" w:date="2023-08-09T14:32:00Z">
        <w:r w:rsidR="00F91C3A">
          <w:rPr>
            <w:rFonts w:ascii="Roboto" w:hAnsi="Roboto" w:cstheme="minorHAnsi"/>
            <w:lang w:val="en-US"/>
          </w:rPr>
          <w:t xml:space="preserve"> estimated by </w:t>
        </w:r>
      </w:ins>
      <w:ins w:id="198" w:author="Christoffer Vissing" w:date="2023-08-09T14:33:00Z">
        <w:r w:rsidR="00F91C3A">
          <w:rPr>
            <w:rFonts w:ascii="Roboto" w:hAnsi="Roboto" w:cstheme="minorHAnsi"/>
            <w:lang w:val="en-US"/>
          </w:rPr>
          <w:t xml:space="preserve">the distribution of </w:t>
        </w:r>
      </w:ins>
      <w:ins w:id="199" w:author="Christoffer Vissing" w:date="2023-08-09T14:32:00Z">
        <w:r w:rsidR="00F91C3A">
          <w:rPr>
            <w:rFonts w:ascii="Roboto" w:hAnsi="Roboto" w:cstheme="minorHAnsi"/>
            <w:lang w:val="en-US"/>
          </w:rPr>
          <w:t>fixed effect coefficient</w:t>
        </w:r>
      </w:ins>
      <w:ins w:id="200" w:author="Christoffer Vissing" w:date="2023-08-09T14:35:00Z">
        <w:r w:rsidR="00F91C3A">
          <w:rPr>
            <w:rFonts w:ascii="Roboto" w:hAnsi="Roboto" w:cstheme="minorHAnsi"/>
            <w:lang w:val="en-US"/>
          </w:rPr>
          <w:t>s</w:t>
        </w:r>
      </w:ins>
      <w:ins w:id="201" w:author="Christoffer Vissing" w:date="2023-08-09T14:32:00Z">
        <w:r w:rsidR="00F91C3A">
          <w:rPr>
            <w:rFonts w:ascii="Roboto" w:hAnsi="Roboto" w:cstheme="minorHAnsi"/>
            <w:lang w:val="en-US"/>
          </w:rPr>
          <w:t xml:space="preserve"> </w:t>
        </w:r>
      </w:ins>
      <w:del w:id="202" w:author="Christoffer Vissing" w:date="2023-08-09T14:30:00Z">
        <w:r w:rsidRPr="00D66C1F" w:rsidDel="00F91C3A">
          <w:rPr>
            <w:rFonts w:ascii="Roboto" w:hAnsi="Roboto" w:cstheme="minorHAnsi"/>
            <w:lang w:val="en-US"/>
          </w:rPr>
          <w:delText xml:space="preserve">standard </w:delText>
        </w:r>
      </w:del>
      <w:del w:id="203" w:author="Christoffer Vissing" w:date="2023-08-09T14:33:00Z">
        <w:r w:rsidRPr="00D66C1F" w:rsidDel="00F91C3A">
          <w:rPr>
            <w:rFonts w:ascii="Roboto" w:hAnsi="Roboto" w:cstheme="minorHAnsi"/>
            <w:lang w:val="en-US"/>
          </w:rPr>
          <w:delText>errors (n=</w:delText>
        </w:r>
      </w:del>
      <w:ins w:id="204" w:author="Christoffer Vissing" w:date="2023-08-09T14:33:00Z">
        <w:r w:rsidR="00F91C3A">
          <w:rPr>
            <w:rFonts w:ascii="Roboto" w:hAnsi="Roboto" w:cstheme="minorHAnsi"/>
            <w:lang w:val="en-US"/>
          </w:rPr>
          <w:t>from</w:t>
        </w:r>
      </w:ins>
      <w:r w:rsidRPr="00D66C1F">
        <w:rPr>
          <w:rFonts w:ascii="Roboto" w:hAnsi="Roboto" w:cstheme="minorHAnsi"/>
          <w:lang w:val="en-US"/>
        </w:rPr>
        <w:t xml:space="preserve"> 10,000 resample</w:t>
      </w:r>
      <w:del w:id="205" w:author="Christoffer Vissing" w:date="2023-08-10T14:59:00Z">
        <w:r w:rsidRPr="00D66C1F" w:rsidDel="00CD0A3C">
          <w:rPr>
            <w:rFonts w:ascii="Roboto" w:hAnsi="Roboto" w:cstheme="minorHAnsi"/>
            <w:lang w:val="en-US"/>
          </w:rPr>
          <w:delText>s</w:delText>
        </w:r>
      </w:del>
      <w:del w:id="206" w:author="Christoffer Vissing" w:date="2023-08-09T14:34:00Z">
        <w:r w:rsidRPr="00D66C1F" w:rsidDel="00F91C3A">
          <w:rPr>
            <w:rFonts w:ascii="Roboto" w:hAnsi="Roboto" w:cstheme="minorHAnsi"/>
            <w:lang w:val="en-US"/>
          </w:rPr>
          <w:delText>) were calcula</w:delText>
        </w:r>
      </w:del>
      <w:ins w:id="207" w:author="Christoffer Vissing" w:date="2023-08-09T14:34:00Z">
        <w:r w:rsidR="00F91C3A">
          <w:rPr>
            <w:rFonts w:ascii="Roboto" w:hAnsi="Roboto" w:cstheme="minorHAnsi"/>
            <w:lang w:val="en-US"/>
          </w:rPr>
          <w:t>d datasets</w:t>
        </w:r>
      </w:ins>
      <w:ins w:id="208" w:author="Christoffer Vissing" w:date="2023-08-10T14:59:00Z">
        <w:r w:rsidR="00CD0A3C">
          <w:rPr>
            <w:rFonts w:ascii="Roboto" w:hAnsi="Roboto" w:cstheme="minorHAnsi"/>
            <w:lang w:val="en-US"/>
          </w:rPr>
          <w:t xml:space="preserve"> (bootstrap, s</w:t>
        </w:r>
      </w:ins>
      <w:ins w:id="209" w:author="Christoffer Vissing" w:date="2023-08-09T14:35:00Z">
        <w:r w:rsidR="00F91C3A">
          <w:rPr>
            <w:rFonts w:ascii="Roboto" w:hAnsi="Roboto" w:cstheme="minorHAnsi"/>
            <w:lang w:val="en-US"/>
          </w:rPr>
          <w:t xml:space="preserve">tratified </w:t>
        </w:r>
      </w:ins>
      <w:ins w:id="210" w:author="Christoffer Vissing" w:date="2023-08-09T14:36:00Z">
        <w:r w:rsidR="00F91C3A">
          <w:rPr>
            <w:rFonts w:ascii="Roboto" w:hAnsi="Roboto" w:cstheme="minorHAnsi"/>
            <w:lang w:val="en-US"/>
          </w:rPr>
          <w:t xml:space="preserve">on </w:t>
        </w:r>
        <w:r w:rsidR="008F317E">
          <w:rPr>
            <w:rFonts w:ascii="Roboto" w:hAnsi="Roboto" w:cstheme="minorHAnsi"/>
            <w:lang w:val="en-US"/>
          </w:rPr>
          <w:t>patient group</w:t>
        </w:r>
      </w:ins>
      <w:ins w:id="211" w:author="Christoffer Vissing" w:date="2023-08-10T14:59:00Z">
        <w:r w:rsidR="00CD0A3C">
          <w:rPr>
            <w:rFonts w:ascii="Roboto" w:hAnsi="Roboto" w:cstheme="minorHAnsi"/>
            <w:lang w:val="en-US"/>
          </w:rPr>
          <w:t>)</w:t>
        </w:r>
      </w:ins>
      <w:del w:id="212" w:author="Christoffer Vissing" w:date="2023-08-09T14:34:00Z">
        <w:r w:rsidRPr="00D66C1F" w:rsidDel="00F91C3A">
          <w:rPr>
            <w:rFonts w:ascii="Roboto" w:hAnsi="Roboto" w:cstheme="minorHAnsi"/>
            <w:lang w:val="en-US"/>
          </w:rPr>
          <w:delText>ted</w:delText>
        </w:r>
      </w:del>
      <w:r w:rsidRPr="00D66C1F">
        <w:rPr>
          <w:rFonts w:ascii="Roboto" w:hAnsi="Roboto" w:cstheme="minorHAnsi"/>
          <w:lang w:val="en-US"/>
        </w:rPr>
        <w:t xml:space="preserve">. </w:t>
      </w:r>
      <w:r w:rsidR="00C00F01">
        <w:rPr>
          <w:rFonts w:ascii="Roboto" w:hAnsi="Roboto" w:cstheme="minorHAnsi"/>
          <w:lang w:val="en-US"/>
        </w:rPr>
        <w:t xml:space="preserve">When calculating muscle fat fractions of </w:t>
      </w:r>
      <w:ins w:id="213" w:author="Christoffer Vissing" w:date="2023-08-09T14:36:00Z">
        <w:r w:rsidR="008F317E">
          <w:rPr>
            <w:rFonts w:ascii="Roboto" w:hAnsi="Roboto" w:cstheme="minorHAnsi"/>
            <w:lang w:val="en-US"/>
          </w:rPr>
          <w:t xml:space="preserve">larger </w:t>
        </w:r>
      </w:ins>
      <w:r w:rsidR="00C00F01">
        <w:rPr>
          <w:rFonts w:ascii="Roboto" w:hAnsi="Roboto" w:cstheme="minorHAnsi"/>
          <w:lang w:val="en-US"/>
        </w:rPr>
        <w:t>muscle groups</w:t>
      </w:r>
      <w:r w:rsidR="00F30F10">
        <w:rPr>
          <w:rFonts w:ascii="Roboto" w:hAnsi="Roboto" w:cstheme="minorHAnsi"/>
          <w:lang w:val="en-US"/>
        </w:rPr>
        <w:t>,</w:t>
      </w:r>
      <w:r w:rsidR="00C00F01">
        <w:rPr>
          <w:rFonts w:ascii="Roboto" w:hAnsi="Roboto" w:cstheme="minorHAnsi"/>
          <w:lang w:val="en-US"/>
        </w:rPr>
        <w:t xml:space="preserve"> means</w:t>
      </w:r>
      <w:r w:rsidR="00F30F10">
        <w:rPr>
          <w:rFonts w:ascii="Roboto" w:hAnsi="Roboto" w:cstheme="minorHAnsi"/>
          <w:lang w:val="en-US"/>
        </w:rPr>
        <w:t xml:space="preserve"> were</w:t>
      </w:r>
      <w:r w:rsidR="00C00F01">
        <w:rPr>
          <w:rFonts w:ascii="Roboto" w:hAnsi="Roboto" w:cstheme="minorHAnsi"/>
          <w:lang w:val="en-US"/>
        </w:rPr>
        <w:t xml:space="preserve"> </w:t>
      </w:r>
      <w:r w:rsidR="00F30F10">
        <w:rPr>
          <w:rFonts w:ascii="Roboto" w:hAnsi="Roboto" w:cstheme="minorHAnsi"/>
          <w:lang w:val="en-US"/>
        </w:rPr>
        <w:t>weig</w:t>
      </w:r>
      <w:r w:rsidR="00A57F0E">
        <w:rPr>
          <w:rFonts w:ascii="Roboto" w:hAnsi="Roboto" w:cstheme="minorHAnsi"/>
          <w:lang w:val="en-US"/>
        </w:rPr>
        <w:t>h</w:t>
      </w:r>
      <w:r w:rsidR="00F30F10">
        <w:rPr>
          <w:rFonts w:ascii="Roboto" w:hAnsi="Roboto" w:cstheme="minorHAnsi"/>
          <w:lang w:val="en-US"/>
        </w:rPr>
        <w:t xml:space="preserve">ted for the </w:t>
      </w:r>
      <w:r w:rsidR="00C00F01">
        <w:rPr>
          <w:rFonts w:ascii="Roboto" w:hAnsi="Roboto" w:cstheme="minorHAnsi"/>
          <w:lang w:val="en-US"/>
        </w:rPr>
        <w:t xml:space="preserve">cross-sectional areas of </w:t>
      </w:r>
      <w:r w:rsidR="00F30F10">
        <w:rPr>
          <w:rFonts w:ascii="Roboto" w:hAnsi="Roboto" w:cstheme="minorHAnsi"/>
          <w:lang w:val="en-US"/>
        </w:rPr>
        <w:t>the individual muscles included in each group.</w:t>
      </w:r>
    </w:p>
    <w:p w14:paraId="2EC891BB" w14:textId="46C1D5C6" w:rsidR="004849F5" w:rsidRDefault="00F4339F" w:rsidP="00F4339F">
      <w:pPr>
        <w:spacing w:after="0" w:line="480" w:lineRule="auto"/>
        <w:rPr>
          <w:rFonts w:ascii="Roboto" w:hAnsi="Roboto" w:cstheme="minorHAnsi"/>
          <w:lang w:val="en-US"/>
        </w:rPr>
      </w:pPr>
      <w:r w:rsidRPr="00D66C1F">
        <w:rPr>
          <w:rFonts w:ascii="Roboto" w:hAnsi="Roboto" w:cstheme="minorHAnsi"/>
          <w:lang w:val="en-US"/>
        </w:rPr>
        <w:t>All statistical tests were two-sided, and the level of significance was set at a p-value &lt;0.05. The default confidence interval (CI) reported is the 95% confidence interval.</w:t>
      </w:r>
      <w:del w:id="214" w:author="Christoffer Vissing" w:date="2023-08-10T15:00:00Z">
        <w:r w:rsidRPr="00D66C1F" w:rsidDel="00CD0A3C">
          <w:rPr>
            <w:rFonts w:ascii="Roboto" w:hAnsi="Roboto" w:cstheme="minorHAnsi"/>
            <w:lang w:val="en-US"/>
          </w:rPr>
          <w:delText xml:space="preserve"> When reporting confidence intervals from proportions, robust confidence intervals were calculated by bootstrap resampling with replacement (2</w:delText>
        </w:r>
        <w:r w:rsidR="004849F5" w:rsidDel="00CD0A3C">
          <w:rPr>
            <w:rFonts w:ascii="Roboto" w:hAnsi="Roboto" w:cstheme="minorHAnsi"/>
            <w:lang w:val="en-US"/>
          </w:rPr>
          <w:delText>,</w:delText>
        </w:r>
        <w:r w:rsidRPr="00D66C1F" w:rsidDel="00CD0A3C">
          <w:rPr>
            <w:rFonts w:ascii="Roboto" w:hAnsi="Roboto" w:cstheme="minorHAnsi"/>
            <w:lang w:val="en-US"/>
          </w:rPr>
          <w:delText>000 bootstrap iterations).</w:delText>
        </w:r>
      </w:del>
      <w:r w:rsidRPr="00D66C1F">
        <w:rPr>
          <w:rFonts w:ascii="Roboto" w:hAnsi="Roboto" w:cstheme="minorHAnsi"/>
          <w:lang w:val="en-US"/>
        </w:rPr>
        <w:t xml:space="preserve"> Statistical analyses were </w:t>
      </w:r>
      <w:r w:rsidRPr="00D66C1F">
        <w:rPr>
          <w:rFonts w:ascii="Roboto" w:hAnsi="Roboto" w:cstheme="minorHAnsi"/>
          <w:lang w:val="en-US"/>
        </w:rPr>
        <w:lastRenderedPageBreak/>
        <w:t xml:space="preserve">conducted in R, version 4.1.1 (R Foundation for statistical computing, Vienna, Austria) including the packages </w:t>
      </w:r>
      <w:proofErr w:type="spellStart"/>
      <w:r w:rsidRPr="00D66C1F">
        <w:rPr>
          <w:rFonts w:ascii="Roboto" w:hAnsi="Roboto" w:cstheme="minorHAnsi"/>
          <w:i/>
          <w:iCs/>
          <w:lang w:val="en-US"/>
        </w:rPr>
        <w:t>tidyverse</w:t>
      </w:r>
      <w:proofErr w:type="spellEnd"/>
      <w:r w:rsidRPr="00D66C1F">
        <w:rPr>
          <w:rFonts w:ascii="Roboto" w:hAnsi="Roboto" w:cstheme="minorHAnsi"/>
          <w:lang w:val="en-US"/>
        </w:rPr>
        <w:t xml:space="preserve">, </w:t>
      </w:r>
      <w:proofErr w:type="spellStart"/>
      <w:r w:rsidRPr="00D66C1F">
        <w:rPr>
          <w:rFonts w:ascii="Roboto" w:hAnsi="Roboto" w:cstheme="minorHAnsi"/>
          <w:i/>
          <w:iCs/>
          <w:lang w:val="en-US"/>
        </w:rPr>
        <w:t>ggridges</w:t>
      </w:r>
      <w:proofErr w:type="spellEnd"/>
      <w:r w:rsidRPr="00D66C1F">
        <w:rPr>
          <w:rFonts w:ascii="Roboto" w:hAnsi="Roboto" w:cstheme="minorHAnsi"/>
          <w:i/>
          <w:iCs/>
          <w:lang w:val="en-US"/>
        </w:rPr>
        <w:t>,</w:t>
      </w:r>
      <w:ins w:id="215" w:author="Christoffer Vissing" w:date="2023-08-09T13:56:00Z">
        <w:r w:rsidR="00837407">
          <w:rPr>
            <w:rFonts w:ascii="Roboto" w:hAnsi="Roboto" w:cstheme="minorHAnsi"/>
            <w:i/>
            <w:iCs/>
            <w:lang w:val="en-US"/>
          </w:rPr>
          <w:t xml:space="preserve"> </w:t>
        </w:r>
        <w:proofErr w:type="spellStart"/>
        <w:r w:rsidR="00837407">
          <w:rPr>
            <w:rFonts w:ascii="Roboto" w:hAnsi="Roboto" w:cstheme="minorHAnsi"/>
            <w:i/>
            <w:iCs/>
            <w:lang w:val="en-US"/>
          </w:rPr>
          <w:t>ggdist</w:t>
        </w:r>
        <w:proofErr w:type="spellEnd"/>
        <w:r w:rsidR="00837407">
          <w:rPr>
            <w:rFonts w:ascii="Roboto" w:hAnsi="Roboto" w:cstheme="minorHAnsi"/>
            <w:i/>
            <w:iCs/>
            <w:lang w:val="en-US"/>
          </w:rPr>
          <w:t>,</w:t>
        </w:r>
      </w:ins>
      <w:r w:rsidRPr="00D66C1F">
        <w:rPr>
          <w:rFonts w:ascii="Roboto" w:hAnsi="Roboto" w:cstheme="minorHAnsi"/>
          <w:i/>
          <w:iCs/>
          <w:lang w:val="en-US"/>
        </w:rPr>
        <w:t xml:space="preserve"> </w:t>
      </w:r>
      <w:proofErr w:type="spellStart"/>
      <w:r w:rsidRPr="00D66C1F">
        <w:rPr>
          <w:rFonts w:ascii="Roboto" w:hAnsi="Roboto" w:cstheme="minorHAnsi"/>
          <w:i/>
          <w:iCs/>
          <w:lang w:val="en-US"/>
        </w:rPr>
        <w:t>tidymodels</w:t>
      </w:r>
      <w:proofErr w:type="spellEnd"/>
      <w:r w:rsidRPr="00D66C1F">
        <w:rPr>
          <w:rFonts w:ascii="Roboto" w:hAnsi="Roboto" w:cstheme="minorHAnsi"/>
          <w:i/>
          <w:iCs/>
          <w:lang w:val="en-US"/>
        </w:rPr>
        <w:t xml:space="preserve">, </w:t>
      </w:r>
      <w:proofErr w:type="spellStart"/>
      <w:r w:rsidRPr="00D66C1F">
        <w:rPr>
          <w:rFonts w:ascii="Roboto" w:hAnsi="Roboto" w:cstheme="minorHAnsi"/>
          <w:i/>
          <w:iCs/>
          <w:lang w:val="en-US"/>
        </w:rPr>
        <w:t>GGally</w:t>
      </w:r>
      <w:proofErr w:type="spellEnd"/>
      <w:r w:rsidRPr="00D66C1F">
        <w:rPr>
          <w:rFonts w:ascii="Roboto" w:hAnsi="Roboto" w:cstheme="minorHAnsi"/>
          <w:i/>
          <w:iCs/>
          <w:lang w:val="en-US"/>
        </w:rPr>
        <w:t xml:space="preserve">, </w:t>
      </w:r>
      <w:r w:rsidRPr="00D66C1F">
        <w:rPr>
          <w:rFonts w:ascii="Roboto" w:hAnsi="Roboto" w:cstheme="minorHAnsi"/>
          <w:lang w:val="en-US"/>
        </w:rPr>
        <w:t>and</w:t>
      </w:r>
      <w:r w:rsidRPr="00D66C1F">
        <w:rPr>
          <w:rFonts w:ascii="Roboto" w:hAnsi="Roboto" w:cstheme="minorHAnsi"/>
          <w:i/>
          <w:iCs/>
          <w:lang w:val="en-US"/>
        </w:rPr>
        <w:t xml:space="preserve"> </w:t>
      </w:r>
      <w:proofErr w:type="spellStart"/>
      <w:r w:rsidRPr="00D66C1F">
        <w:rPr>
          <w:rFonts w:ascii="Roboto" w:hAnsi="Roboto" w:cstheme="minorHAnsi"/>
          <w:i/>
          <w:iCs/>
          <w:lang w:val="en-US"/>
        </w:rPr>
        <w:t>scico</w:t>
      </w:r>
      <w:proofErr w:type="spellEnd"/>
      <w:r w:rsidRPr="00D66C1F">
        <w:rPr>
          <w:rFonts w:ascii="Roboto" w:hAnsi="Roboto" w:cstheme="minorHAnsi"/>
          <w:lang w:val="en-US"/>
        </w:rPr>
        <w:t xml:space="preserve">. </w:t>
      </w:r>
    </w:p>
    <w:p w14:paraId="49283328" w14:textId="000A8623"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The data underlying this article are not publicly available due to privacy concerns, but de-identified data will be shared on reasonable request to the corresponding author.</w:t>
      </w:r>
      <w:r w:rsidRPr="00D66C1F">
        <w:rPr>
          <w:rFonts w:ascii="Roboto" w:hAnsi="Roboto" w:cstheme="minorHAnsi"/>
          <w:b/>
          <w:sz w:val="28"/>
          <w:lang w:val="en-US"/>
        </w:rPr>
        <w:br w:type="page"/>
      </w:r>
    </w:p>
    <w:p w14:paraId="263F5495"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RESULTS</w:t>
      </w:r>
    </w:p>
    <w:p w14:paraId="669CA3CE" w14:textId="752090EB"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Sixty-seven patients were evaluated for inclusion, 48 were eligible to participate of whom 25 agreed to be included in the study (mean age 50.6±14.7 years, BMI 26.6 [IQR: 24.8 to 34.0] kg/m</w:t>
      </w:r>
      <w:r w:rsidRPr="00D66C1F">
        <w:rPr>
          <w:rFonts w:ascii="Roboto" w:hAnsi="Roboto" w:cstheme="minorHAnsi"/>
          <w:vertAlign w:val="superscript"/>
          <w:lang w:val="en-US"/>
        </w:rPr>
        <w:t>2</w:t>
      </w:r>
      <w:r w:rsidRPr="00D66C1F">
        <w:rPr>
          <w:rFonts w:ascii="Roboto" w:hAnsi="Roboto" w:cstheme="minorHAnsi"/>
          <w:lang w:val="en-US"/>
        </w:rPr>
        <w:t xml:space="preserve">, women n=11). In addition, 25 healthy </w:t>
      </w:r>
      <w:r>
        <w:rPr>
          <w:rFonts w:ascii="Roboto" w:hAnsi="Roboto" w:cstheme="minorHAnsi"/>
          <w:lang w:val="en-US"/>
        </w:rPr>
        <w:t>individuals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BMI </w:t>
      </w:r>
      <w:del w:id="216" w:author="Christoffer Vissing" w:date="2023-08-10T15:00:00Z">
        <w:r w:rsidRPr="00D66C1F" w:rsidDel="00CD0A3C">
          <w:rPr>
            <w:rFonts w:ascii="Roboto" w:hAnsi="Roboto" w:cstheme="minorHAnsi"/>
            <w:lang w:val="en-US"/>
          </w:rPr>
          <w:delText xml:space="preserve">were included as controls for magnetic resonance imaging </w:delText>
        </w:r>
      </w:del>
      <w:r w:rsidRPr="00D66C1F">
        <w:rPr>
          <w:rFonts w:ascii="Roboto" w:hAnsi="Roboto" w:cstheme="minorHAnsi"/>
          <w:lang w:val="en-US"/>
        </w:rPr>
        <w:t>(mean age 47.7±12.9 years, women n=12, BMI 25.8 [IQR. 24.0 to 28.2] kg/m</w:t>
      </w:r>
      <w:r w:rsidRPr="00D66C1F">
        <w:rPr>
          <w:rFonts w:ascii="Roboto" w:hAnsi="Roboto" w:cstheme="minorHAnsi"/>
          <w:vertAlign w:val="superscript"/>
          <w:lang w:val="en-US"/>
        </w:rPr>
        <w:t>2</w:t>
      </w:r>
      <w:r w:rsidRPr="00D66C1F">
        <w:rPr>
          <w:rFonts w:ascii="Roboto" w:hAnsi="Roboto" w:cstheme="minorHAnsi"/>
          <w:lang w:val="en-US"/>
        </w:rPr>
        <w:t>)</w:t>
      </w:r>
      <w:ins w:id="217" w:author="Christoffer Vissing" w:date="2023-08-09T14:37:00Z">
        <w:r w:rsidR="008F317E">
          <w:rPr>
            <w:rFonts w:ascii="Roboto" w:hAnsi="Roboto" w:cstheme="minorHAnsi"/>
            <w:lang w:val="en-US"/>
          </w:rPr>
          <w:t xml:space="preserve"> and 7 patients with non-TTNtv </w:t>
        </w:r>
      </w:ins>
      <w:ins w:id="218" w:author="Christoffer Vissing" w:date="2023-08-23T10:26:00Z">
        <w:r w:rsidR="009F6B08">
          <w:rPr>
            <w:rFonts w:ascii="Roboto" w:hAnsi="Roboto" w:cstheme="minorHAnsi"/>
            <w:lang w:val="en-US"/>
          </w:rPr>
          <w:t xml:space="preserve">genetic </w:t>
        </w:r>
      </w:ins>
      <w:ins w:id="219" w:author="Christoffer Vissing" w:date="2023-08-09T14:37:00Z">
        <w:r w:rsidR="008F317E">
          <w:rPr>
            <w:rFonts w:ascii="Roboto" w:hAnsi="Roboto" w:cstheme="minorHAnsi"/>
            <w:lang w:val="en-US"/>
          </w:rPr>
          <w:t>DCM (</w:t>
        </w:r>
      </w:ins>
      <w:ins w:id="220" w:author="Christoffer Vissing" w:date="2023-08-09T14:39:00Z">
        <w:r w:rsidR="008F317E">
          <w:rPr>
            <w:rFonts w:ascii="Roboto" w:hAnsi="Roboto" w:cstheme="minorHAnsi"/>
            <w:lang w:val="en-US"/>
          </w:rPr>
          <w:t>age</w:t>
        </w:r>
      </w:ins>
      <w:ins w:id="221" w:author="Christoffer Vissing" w:date="2023-08-09T14:40:00Z">
        <w:r w:rsidR="008F317E">
          <w:rPr>
            <w:rFonts w:ascii="Roboto" w:hAnsi="Roboto" w:cstheme="minorHAnsi"/>
            <w:lang w:val="en-US"/>
          </w:rPr>
          <w:t xml:space="preserve"> 38</w:t>
        </w:r>
        <w:r w:rsidR="008F317E" w:rsidRPr="00D66C1F">
          <w:rPr>
            <w:rFonts w:ascii="Roboto" w:hAnsi="Roboto" w:cstheme="minorHAnsi"/>
            <w:lang w:val="en-US"/>
          </w:rPr>
          <w:t>±</w:t>
        </w:r>
        <w:r w:rsidR="008F317E">
          <w:rPr>
            <w:rFonts w:ascii="Roboto" w:hAnsi="Roboto" w:cstheme="minorHAnsi"/>
            <w:lang w:val="en-US"/>
          </w:rPr>
          <w:t>7</w:t>
        </w:r>
        <w:proofErr w:type="gramStart"/>
        <w:r w:rsidR="008F317E">
          <w:rPr>
            <w:rFonts w:ascii="Roboto" w:hAnsi="Roboto" w:cstheme="minorHAnsi"/>
            <w:lang w:val="en-US"/>
          </w:rPr>
          <w:t>,</w:t>
        </w:r>
      </w:ins>
      <w:ins w:id="222" w:author="Christoffer Vissing" w:date="2023-08-09T14:41:00Z">
        <w:r w:rsidR="008F317E" w:rsidRPr="008F317E">
          <w:rPr>
            <w:rFonts w:ascii="Roboto" w:hAnsi="Roboto" w:cstheme="minorHAnsi"/>
            <w:lang w:val="en-US"/>
          </w:rPr>
          <w:t xml:space="preserve"> </w:t>
        </w:r>
        <w:r w:rsidR="008F317E" w:rsidRPr="00D66C1F">
          <w:rPr>
            <w:rFonts w:ascii="Roboto" w:hAnsi="Roboto" w:cstheme="minorHAnsi"/>
            <w:lang w:val="en-US"/>
          </w:rPr>
          <w:t>,</w:t>
        </w:r>
        <w:proofErr w:type="gramEnd"/>
        <w:r w:rsidR="008F317E" w:rsidRPr="00D66C1F">
          <w:rPr>
            <w:rFonts w:ascii="Roboto" w:hAnsi="Roboto" w:cstheme="minorHAnsi"/>
            <w:lang w:val="en-US"/>
          </w:rPr>
          <w:t xml:space="preserve"> BMI 2</w:t>
        </w:r>
        <w:r w:rsidR="008F317E">
          <w:rPr>
            <w:rFonts w:ascii="Roboto" w:hAnsi="Roboto" w:cstheme="minorHAnsi"/>
            <w:lang w:val="en-US"/>
          </w:rPr>
          <w:t>5</w:t>
        </w:r>
        <w:r w:rsidR="008F317E" w:rsidRPr="00D66C1F">
          <w:rPr>
            <w:rFonts w:ascii="Roboto" w:hAnsi="Roboto" w:cstheme="minorHAnsi"/>
            <w:lang w:val="en-US"/>
          </w:rPr>
          <w:t>.</w:t>
        </w:r>
        <w:r w:rsidR="008F317E">
          <w:rPr>
            <w:rFonts w:ascii="Roboto" w:hAnsi="Roboto" w:cstheme="minorHAnsi"/>
            <w:lang w:val="en-US"/>
          </w:rPr>
          <w:t>5</w:t>
        </w:r>
        <w:r w:rsidR="008F317E" w:rsidRPr="00D66C1F">
          <w:rPr>
            <w:rFonts w:ascii="Roboto" w:hAnsi="Roboto" w:cstheme="minorHAnsi"/>
            <w:lang w:val="en-US"/>
          </w:rPr>
          <w:t xml:space="preserve"> [IQR: 2</w:t>
        </w:r>
      </w:ins>
      <w:ins w:id="223" w:author="Christoffer Vissing" w:date="2023-08-09T14:42:00Z">
        <w:r w:rsidR="008F317E">
          <w:rPr>
            <w:rFonts w:ascii="Roboto" w:hAnsi="Roboto" w:cstheme="minorHAnsi"/>
            <w:lang w:val="en-US"/>
          </w:rPr>
          <w:t>1</w:t>
        </w:r>
      </w:ins>
      <w:ins w:id="224" w:author="Christoffer Vissing" w:date="2023-08-09T14:41:00Z">
        <w:r w:rsidR="008F317E" w:rsidRPr="00D66C1F">
          <w:rPr>
            <w:rFonts w:ascii="Roboto" w:hAnsi="Roboto" w:cstheme="minorHAnsi"/>
            <w:lang w:val="en-US"/>
          </w:rPr>
          <w:t>.</w:t>
        </w:r>
      </w:ins>
      <w:ins w:id="225" w:author="Christoffer Vissing" w:date="2023-08-09T14:42:00Z">
        <w:r w:rsidR="008F317E">
          <w:rPr>
            <w:rFonts w:ascii="Roboto" w:hAnsi="Roboto" w:cstheme="minorHAnsi"/>
            <w:lang w:val="en-US"/>
          </w:rPr>
          <w:t>3</w:t>
        </w:r>
      </w:ins>
      <w:ins w:id="226" w:author="Christoffer Vissing" w:date="2023-08-09T14:41:00Z">
        <w:r w:rsidR="008F317E" w:rsidRPr="00D66C1F">
          <w:rPr>
            <w:rFonts w:ascii="Roboto" w:hAnsi="Roboto" w:cstheme="minorHAnsi"/>
            <w:lang w:val="en-US"/>
          </w:rPr>
          <w:t xml:space="preserve"> to 3</w:t>
        </w:r>
      </w:ins>
      <w:ins w:id="227" w:author="Christoffer Vissing" w:date="2023-08-09T14:42:00Z">
        <w:r w:rsidR="008F317E">
          <w:rPr>
            <w:rFonts w:ascii="Roboto" w:hAnsi="Roboto" w:cstheme="minorHAnsi"/>
            <w:lang w:val="en-US"/>
          </w:rPr>
          <w:t>0</w:t>
        </w:r>
      </w:ins>
      <w:ins w:id="228" w:author="Christoffer Vissing" w:date="2023-08-09T14:41:00Z">
        <w:r w:rsidR="008F317E" w:rsidRPr="00D66C1F">
          <w:rPr>
            <w:rFonts w:ascii="Roboto" w:hAnsi="Roboto" w:cstheme="minorHAnsi"/>
            <w:lang w:val="en-US"/>
          </w:rPr>
          <w:t>.</w:t>
        </w:r>
      </w:ins>
      <w:ins w:id="229" w:author="Christoffer Vissing" w:date="2023-08-09T14:42:00Z">
        <w:r w:rsidR="008F317E">
          <w:rPr>
            <w:rFonts w:ascii="Roboto" w:hAnsi="Roboto" w:cstheme="minorHAnsi"/>
            <w:lang w:val="en-US"/>
          </w:rPr>
          <w:t>1</w:t>
        </w:r>
      </w:ins>
      <w:ins w:id="230" w:author="Christoffer Vissing" w:date="2023-08-09T14:41:00Z">
        <w:r w:rsidR="008F317E" w:rsidRPr="00D66C1F">
          <w:rPr>
            <w:rFonts w:ascii="Roboto" w:hAnsi="Roboto" w:cstheme="minorHAnsi"/>
            <w:lang w:val="en-US"/>
          </w:rPr>
          <w:t>] kg/m</w:t>
        </w:r>
        <w:r w:rsidR="008F317E" w:rsidRPr="00D66C1F">
          <w:rPr>
            <w:rFonts w:ascii="Roboto" w:hAnsi="Roboto" w:cstheme="minorHAnsi"/>
            <w:vertAlign w:val="superscript"/>
            <w:lang w:val="en-US"/>
          </w:rPr>
          <w:t>2</w:t>
        </w:r>
        <w:r w:rsidR="008F317E" w:rsidRPr="00D66C1F">
          <w:rPr>
            <w:rFonts w:ascii="Roboto" w:hAnsi="Roboto" w:cstheme="minorHAnsi"/>
            <w:lang w:val="en-US"/>
          </w:rPr>
          <w:t>, women n=</w:t>
        </w:r>
      </w:ins>
      <w:ins w:id="231" w:author="Christoffer Vissing" w:date="2023-08-09T14:42:00Z">
        <w:r w:rsidR="008F317E">
          <w:rPr>
            <w:rFonts w:ascii="Roboto" w:hAnsi="Roboto" w:cstheme="minorHAnsi"/>
            <w:lang w:val="en-US"/>
          </w:rPr>
          <w:t>5)</w:t>
        </w:r>
      </w:ins>
      <w:ins w:id="232" w:author="Christoffer Vissing" w:date="2023-08-10T15:00:00Z">
        <w:r w:rsidR="00CD0A3C" w:rsidRPr="00CD0A3C">
          <w:rPr>
            <w:rFonts w:ascii="Roboto" w:hAnsi="Roboto" w:cstheme="minorHAnsi"/>
            <w:lang w:val="en-US"/>
          </w:rPr>
          <w:t xml:space="preserve"> </w:t>
        </w:r>
        <w:r w:rsidR="00CD0A3C" w:rsidRPr="00D66C1F">
          <w:rPr>
            <w:rFonts w:ascii="Roboto" w:hAnsi="Roboto" w:cstheme="minorHAnsi"/>
            <w:lang w:val="en-US"/>
          </w:rPr>
          <w:t>were included as controls for magnetic resonance imaging</w:t>
        </w:r>
      </w:ins>
      <w:r w:rsidRPr="00D66C1F">
        <w:rPr>
          <w:rFonts w:ascii="Roboto" w:hAnsi="Roboto" w:cstheme="minorHAnsi"/>
          <w:lang w:val="en-US"/>
        </w:rPr>
        <w:t>.</w:t>
      </w:r>
    </w:p>
    <w:p w14:paraId="22450136" w14:textId="61C07BE9"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Clinical characteristics</w:t>
      </w:r>
      <w:ins w:id="233" w:author="Christoffer Vissing" w:date="2023-08-09T14:43:00Z">
        <w:r w:rsidR="008F317E">
          <w:rPr>
            <w:rFonts w:ascii="Roboto" w:hAnsi="Roboto" w:cstheme="minorHAnsi"/>
            <w:b/>
            <w:bCs/>
            <w:lang w:val="en-US"/>
          </w:rPr>
          <w:t xml:space="preserve"> of TTNtv participants</w:t>
        </w:r>
      </w:ins>
    </w:p>
    <w:p w14:paraId="4C4C3342" w14:textId="71CDD9E8"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In total, 19 of 25 included </w:t>
      </w:r>
      <w:r>
        <w:rPr>
          <w:rFonts w:ascii="Roboto" w:hAnsi="Roboto" w:cstheme="minorHAnsi"/>
          <w:lang w:val="en-US"/>
        </w:rPr>
        <w:t xml:space="preserve">participants in the </w:t>
      </w:r>
      <w:del w:id="234" w:author="Christoffer Vissing" w:date="2023-08-10T15:01:00Z">
        <w:r w:rsidDel="00CD0A3C">
          <w:rPr>
            <w:rFonts w:ascii="Roboto" w:hAnsi="Roboto" w:cstheme="minorHAnsi"/>
            <w:lang w:val="en-US"/>
          </w:rPr>
          <w:delText xml:space="preserve">patient </w:delText>
        </w:r>
      </w:del>
      <w:ins w:id="235" w:author="Christoffer Vissing" w:date="2023-08-10T15:01:00Z">
        <w:r w:rsidR="00CD0A3C">
          <w:rPr>
            <w:rFonts w:ascii="Roboto" w:hAnsi="Roboto" w:cstheme="minorHAnsi"/>
            <w:lang w:val="en-US"/>
          </w:rPr>
          <w:t xml:space="preserve">TTNtv </w:t>
        </w:r>
      </w:ins>
      <w:r>
        <w:rPr>
          <w:rFonts w:ascii="Roboto" w:hAnsi="Roboto" w:cstheme="minorHAnsi"/>
          <w:lang w:val="en-US"/>
        </w:rPr>
        <w:t>cohort</w:t>
      </w:r>
      <w:r w:rsidRPr="00D66C1F">
        <w:rPr>
          <w:rFonts w:ascii="Roboto" w:hAnsi="Roboto" w:cstheme="minorHAnsi"/>
          <w:lang w:val="en-US"/>
        </w:rPr>
        <w:t xml:space="preserve"> fulfilled diagnostic criteria for </w:t>
      </w:r>
      <w:del w:id="236" w:author="Christoffer Vissing" w:date="2023-08-10T15:02:00Z">
        <w:r w:rsidRPr="00D66C1F" w:rsidDel="00CD0A3C">
          <w:rPr>
            <w:rFonts w:ascii="Roboto" w:hAnsi="Roboto" w:cstheme="minorHAnsi"/>
            <w:lang w:val="en-US"/>
          </w:rPr>
          <w:delText>dilated cardiomyopathy</w:delText>
        </w:r>
      </w:del>
      <w:ins w:id="237" w:author="Christoffer Vissing" w:date="2023-08-10T15:02:00Z">
        <w:r w:rsidR="00CD0A3C">
          <w:rPr>
            <w:rFonts w:ascii="Roboto" w:hAnsi="Roboto" w:cstheme="minorHAnsi"/>
            <w:lang w:val="en-US"/>
          </w:rPr>
          <w:t>DCM</w:t>
        </w:r>
      </w:ins>
      <w:r w:rsidRPr="00D66C1F">
        <w:rPr>
          <w:rFonts w:ascii="Roboto" w:hAnsi="Roboto" w:cstheme="minorHAnsi"/>
          <w:lang w:val="en-US"/>
        </w:rPr>
        <w:t xml:space="preserve"> (n=18) or</w:t>
      </w:r>
      <w:del w:id="238" w:author="Christoffer Vissing" w:date="2023-08-24T10:22:00Z">
        <w:r w:rsidRPr="00D66C1F" w:rsidDel="00E50ECC">
          <w:rPr>
            <w:rFonts w:ascii="Roboto" w:hAnsi="Roboto" w:cstheme="minorHAnsi"/>
            <w:lang w:val="en-US"/>
          </w:rPr>
          <w:delText xml:space="preserve"> hypokinetic</w:delText>
        </w:r>
      </w:del>
      <w:r w:rsidRPr="00D66C1F">
        <w:rPr>
          <w:rFonts w:ascii="Roboto" w:hAnsi="Roboto" w:cstheme="minorHAnsi"/>
          <w:lang w:val="en-US"/>
        </w:rPr>
        <w:t xml:space="preserve"> </w:t>
      </w:r>
      <w:del w:id="239" w:author="Christoffer Vissing" w:date="2023-08-24T10:22:00Z">
        <w:r w:rsidRPr="00D66C1F" w:rsidDel="00E50ECC">
          <w:rPr>
            <w:rFonts w:ascii="Roboto" w:hAnsi="Roboto" w:cstheme="minorHAnsi"/>
            <w:lang w:val="en-US"/>
          </w:rPr>
          <w:delText>non-dilated cardiomyopathy (</w:delText>
        </w:r>
      </w:del>
      <w:r w:rsidRPr="00D66C1F">
        <w:rPr>
          <w:rFonts w:ascii="Roboto" w:hAnsi="Roboto" w:cstheme="minorHAnsi"/>
          <w:lang w:val="en-US"/>
        </w:rPr>
        <w:t>HNDC</w:t>
      </w:r>
      <w:del w:id="240" w:author="Christoffer Vissing" w:date="2023-08-24T10:22:00Z">
        <w:r w:rsidRPr="00D66C1F" w:rsidDel="00E50ECC">
          <w:rPr>
            <w:rFonts w:ascii="Roboto" w:hAnsi="Roboto" w:cstheme="minorHAnsi"/>
            <w:lang w:val="en-US"/>
          </w:rPr>
          <w:delText>)</w:delText>
        </w:r>
      </w:del>
      <w:r w:rsidRPr="00D66C1F">
        <w:rPr>
          <w:rFonts w:ascii="Roboto" w:hAnsi="Roboto" w:cstheme="minorHAnsi"/>
          <w:lang w:val="en-US"/>
        </w:rPr>
        <w:t>, with a median time of 13 years [IQR: 3.7 to 16] from diagnosis. Three</w:t>
      </w:r>
      <w:r w:rsidR="00A57F0E">
        <w:rPr>
          <w:rFonts w:ascii="Roboto" w:hAnsi="Roboto" w:cstheme="minorHAnsi"/>
          <w:lang w:val="en-US"/>
        </w:rPr>
        <w:t xml:space="preserve"> </w:t>
      </w:r>
      <w:del w:id="241" w:author="Christoffer Vissing" w:date="2023-08-23T10:27:00Z">
        <w:r w:rsidR="00A57F0E" w:rsidDel="009F6B08">
          <w:rPr>
            <w:rFonts w:ascii="Roboto" w:hAnsi="Roboto" w:cstheme="minorHAnsi"/>
            <w:lang w:val="en-US"/>
          </w:rPr>
          <w:delText>of these</w:delText>
        </w:r>
        <w:r w:rsidRPr="00D66C1F" w:rsidDel="009F6B08">
          <w:rPr>
            <w:rFonts w:ascii="Roboto" w:hAnsi="Roboto" w:cstheme="minorHAnsi"/>
            <w:lang w:val="en-US"/>
          </w:rPr>
          <w:delText xml:space="preserve"> </w:delText>
        </w:r>
      </w:del>
      <w:r>
        <w:rPr>
          <w:rFonts w:ascii="Roboto" w:hAnsi="Roboto" w:cstheme="minorHAnsi"/>
          <w:lang w:val="en-US"/>
        </w:rPr>
        <w:t>patients</w:t>
      </w:r>
      <w:r w:rsidRPr="00D66C1F">
        <w:rPr>
          <w:rFonts w:ascii="Roboto" w:hAnsi="Roboto" w:cstheme="minorHAnsi"/>
          <w:lang w:val="en-US"/>
        </w:rPr>
        <w:t xml:space="preserve"> had received a heart transplantation. </w:t>
      </w:r>
    </w:p>
    <w:p w14:paraId="22573F20" w14:textId="2077EF7C"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At the time of the study, mean LVEF was 45</w:t>
      </w:r>
      <w:r w:rsidRPr="00D66C1F">
        <w:rPr>
          <w:rFonts w:ascii="Roboto" w:hAnsi="Roboto" w:cstheme="minorHAnsi"/>
          <w:lang w:val="en-US"/>
        </w:rPr>
        <w:sym w:font="Symbol" w:char="F0B1"/>
      </w:r>
      <w:r w:rsidRPr="00D66C1F">
        <w:rPr>
          <w:rFonts w:ascii="Roboto" w:hAnsi="Roboto" w:cstheme="minorHAnsi"/>
          <w:lang w:val="en-US"/>
        </w:rPr>
        <w:t>10%, global longitudinal strain was -13.7</w:t>
      </w:r>
      <w:r w:rsidRPr="00D66C1F">
        <w:rPr>
          <w:rFonts w:ascii="Roboto" w:hAnsi="Roboto" w:cstheme="minorHAnsi"/>
          <w:lang w:val="en-US"/>
        </w:rPr>
        <w:sym w:font="Symbol" w:char="F0B1"/>
      </w:r>
      <w:r w:rsidRPr="00D66C1F">
        <w:rPr>
          <w:rFonts w:ascii="Roboto" w:hAnsi="Roboto" w:cstheme="minorHAnsi"/>
          <w:lang w:val="en-US"/>
        </w:rPr>
        <w:t>3.5%</w:t>
      </w:r>
      <w:r w:rsidR="008954E7">
        <w:rPr>
          <w:rFonts w:ascii="Roboto" w:hAnsi="Roboto" w:cstheme="minorHAnsi"/>
          <w:lang w:val="en-US"/>
        </w:rPr>
        <w:t>,</w:t>
      </w:r>
      <w:r w:rsidRPr="00D66C1F">
        <w:rPr>
          <w:rFonts w:ascii="Roboto" w:hAnsi="Roboto" w:cstheme="minorHAnsi"/>
          <w:lang w:val="en-US"/>
        </w:rPr>
        <w:t xml:space="preserve"> and LV internal diameter in diastole was 55</w:t>
      </w:r>
      <w:r w:rsidRPr="00D66C1F">
        <w:rPr>
          <w:rFonts w:ascii="Roboto" w:hAnsi="Roboto" w:cstheme="minorHAnsi"/>
          <w:lang w:val="en-US"/>
        </w:rPr>
        <w:sym w:font="Symbol" w:char="F0B1"/>
      </w:r>
      <w:r w:rsidRPr="00D66C1F">
        <w:rPr>
          <w:rFonts w:ascii="Roboto" w:hAnsi="Roboto" w:cstheme="minorHAnsi"/>
          <w:lang w:val="en-US"/>
        </w:rPr>
        <w:t>8 mm or 114</w:t>
      </w:r>
      <w:r w:rsidRPr="00D66C1F">
        <w:rPr>
          <w:rFonts w:ascii="Roboto" w:hAnsi="Roboto" w:cstheme="minorHAnsi"/>
          <w:lang w:val="en-US"/>
        </w:rPr>
        <w:sym w:font="Symbol" w:char="F0B1"/>
      </w:r>
      <w:r w:rsidRPr="00D66C1F">
        <w:rPr>
          <w:rFonts w:ascii="Roboto" w:hAnsi="Roboto" w:cstheme="minorHAnsi"/>
          <w:lang w:val="en-US"/>
        </w:rPr>
        <w:t>16% of that predicted for age and sex</w:t>
      </w:r>
      <w:r>
        <w:rPr>
          <w:rFonts w:ascii="Roboto" w:hAnsi="Roboto" w:cstheme="minorHAnsi"/>
          <w:lang w:val="en-US"/>
        </w:rPr>
        <w:t xml:space="preserve">. </w:t>
      </w:r>
      <w:r w:rsidR="006627ED">
        <w:rPr>
          <w:rFonts w:ascii="Roboto" w:hAnsi="Roboto" w:cstheme="minorHAnsi"/>
          <w:lang w:val="en-US"/>
        </w:rPr>
        <w:t>The m</w:t>
      </w:r>
      <w:r>
        <w:rPr>
          <w:rFonts w:ascii="Roboto" w:hAnsi="Roboto" w:cstheme="minorHAnsi"/>
          <w:lang w:val="en-US"/>
        </w:rPr>
        <w:t>edian NT-proBNP was 11 [IQR: 5.9 to 39.8]</w:t>
      </w:r>
      <w:r w:rsidR="006334EA">
        <w:rPr>
          <w:rFonts w:ascii="Roboto" w:hAnsi="Roboto" w:cstheme="minorHAnsi"/>
          <w:lang w:val="en-US"/>
        </w:rPr>
        <w:t xml:space="preserve"> </w:t>
      </w:r>
      <w:proofErr w:type="spellStart"/>
      <w:r w:rsidR="006334EA">
        <w:rPr>
          <w:rFonts w:ascii="Roboto" w:hAnsi="Roboto" w:cstheme="minorHAnsi"/>
          <w:lang w:val="en-US"/>
        </w:rPr>
        <w:t>pmol</w:t>
      </w:r>
      <w:proofErr w:type="spellEnd"/>
      <w:r w:rsidR="006334EA">
        <w:rPr>
          <w:rFonts w:ascii="Roboto" w:hAnsi="Roboto" w:cstheme="minorHAnsi"/>
          <w:lang w:val="en-US"/>
        </w:rPr>
        <w:t>/L</w:t>
      </w:r>
      <w:r w:rsidRPr="00D66C1F">
        <w:rPr>
          <w:rFonts w:ascii="Roboto" w:hAnsi="Roboto" w:cstheme="minorHAnsi"/>
          <w:lang w:val="en-US"/>
        </w:rPr>
        <w:t>.</w:t>
      </w:r>
      <w:ins w:id="242" w:author="Christoffer Vissing" w:date="2023-08-10T15:02:00Z">
        <w:r w:rsidR="00CD0A3C" w:rsidRPr="00CD0A3C">
          <w:rPr>
            <w:rFonts w:ascii="Roboto" w:hAnsi="Roboto" w:cstheme="minorHAnsi"/>
            <w:lang w:val="en-US"/>
          </w:rPr>
          <w:t xml:space="preserve"> </w:t>
        </w:r>
        <w:r w:rsidR="00CD0A3C" w:rsidRPr="00D66C1F">
          <w:rPr>
            <w:rFonts w:ascii="Roboto" w:hAnsi="Roboto" w:cstheme="minorHAnsi"/>
            <w:lang w:val="en-US"/>
          </w:rPr>
          <w:t>LVEF had improved by 9%-points [CI: 0.5 to 17 %-points] (p=0.039) from time of onset</w:t>
        </w:r>
        <w:r w:rsidR="00CD0A3C">
          <w:rPr>
            <w:rFonts w:ascii="Roboto" w:hAnsi="Roboto" w:cstheme="minorHAnsi"/>
            <w:lang w:val="en-US"/>
          </w:rPr>
          <w:t>,</w:t>
        </w:r>
      </w:ins>
      <w:r w:rsidRPr="00D66C1F">
        <w:rPr>
          <w:rFonts w:ascii="Roboto" w:hAnsi="Roboto" w:cstheme="minorHAnsi"/>
          <w:lang w:val="en-US"/>
        </w:rPr>
        <w:t xml:space="preserve"> </w:t>
      </w:r>
      <w:del w:id="243" w:author="Christoffer Vissing" w:date="2023-08-10T15:02:00Z">
        <w:r w:rsidRPr="00D66C1F" w:rsidDel="00CD0A3C">
          <w:rPr>
            <w:rFonts w:ascii="Roboto" w:hAnsi="Roboto" w:cstheme="minorHAnsi"/>
            <w:lang w:val="en-US"/>
          </w:rPr>
          <w:delText>I</w:delText>
        </w:r>
      </w:del>
      <w:ins w:id="244" w:author="Christoffer Vissing" w:date="2023-08-10T15:02:00Z">
        <w:r w:rsidR="00CD0A3C">
          <w:rPr>
            <w:rFonts w:ascii="Roboto" w:hAnsi="Roboto" w:cstheme="minorHAnsi"/>
            <w:lang w:val="en-US"/>
          </w:rPr>
          <w:t>i</w:t>
        </w:r>
      </w:ins>
      <w:r w:rsidRPr="00D66C1F">
        <w:rPr>
          <w:rFonts w:ascii="Roboto" w:hAnsi="Roboto" w:cstheme="minorHAnsi"/>
          <w:lang w:val="en-US"/>
        </w:rPr>
        <w:t xml:space="preserve">n </w:t>
      </w:r>
      <w:r>
        <w:rPr>
          <w:rFonts w:ascii="Roboto" w:hAnsi="Roboto" w:cstheme="minorHAnsi"/>
          <w:lang w:val="en-US"/>
        </w:rPr>
        <w:t>patients</w:t>
      </w:r>
      <w:ins w:id="245" w:author="Christoffer Vissing" w:date="2023-08-10T15:03:00Z">
        <w:r w:rsidR="004A374F">
          <w:rPr>
            <w:rFonts w:ascii="Roboto" w:hAnsi="Roboto" w:cstheme="minorHAnsi"/>
            <w:lang w:val="en-US"/>
          </w:rPr>
          <w:t xml:space="preserve"> with native hearts</w:t>
        </w:r>
      </w:ins>
      <w:r w:rsidRPr="00D66C1F">
        <w:rPr>
          <w:rFonts w:ascii="Roboto" w:hAnsi="Roboto" w:cstheme="minorHAnsi"/>
          <w:lang w:val="en-US"/>
        </w:rPr>
        <w:t xml:space="preserve"> diagnosed with </w:t>
      </w:r>
      <w:del w:id="246" w:author="Christoffer Vissing" w:date="2023-08-10T15:03:00Z">
        <w:r w:rsidRPr="00D66C1F" w:rsidDel="00CD0A3C">
          <w:rPr>
            <w:rFonts w:ascii="Roboto" w:hAnsi="Roboto" w:cstheme="minorHAnsi"/>
            <w:lang w:val="en-US"/>
          </w:rPr>
          <w:delText>dilated cardiomyopathy</w:delText>
        </w:r>
      </w:del>
      <w:ins w:id="247" w:author="Christoffer Vissing" w:date="2023-08-10T15:03:00Z">
        <w:r w:rsidR="00CD0A3C">
          <w:rPr>
            <w:rFonts w:ascii="Roboto" w:hAnsi="Roboto" w:cstheme="minorHAnsi"/>
            <w:lang w:val="en-US"/>
          </w:rPr>
          <w:t>DCM</w:t>
        </w:r>
      </w:ins>
      <w:r w:rsidRPr="00D66C1F">
        <w:rPr>
          <w:rFonts w:ascii="Roboto" w:hAnsi="Roboto" w:cstheme="minorHAnsi"/>
          <w:lang w:val="en-US"/>
        </w:rPr>
        <w:t xml:space="preserve"> or HNDC</w:t>
      </w:r>
      <w:del w:id="248" w:author="Christoffer Vissing" w:date="2023-08-10T15:03:00Z">
        <w:r w:rsidRPr="00D66C1F" w:rsidDel="004A374F">
          <w:rPr>
            <w:rFonts w:ascii="Roboto" w:hAnsi="Roboto" w:cstheme="minorHAnsi"/>
            <w:lang w:val="en-US"/>
          </w:rPr>
          <w:delText>, who still had their native hearts</w:delText>
        </w:r>
      </w:del>
      <w:r w:rsidRPr="00D66C1F">
        <w:rPr>
          <w:rFonts w:ascii="Roboto" w:hAnsi="Roboto" w:cstheme="minorHAnsi"/>
          <w:lang w:val="en-US"/>
        </w:rPr>
        <w:t xml:space="preserve"> (n=1</w:t>
      </w:r>
      <w:r w:rsidR="003A6E3B">
        <w:rPr>
          <w:rFonts w:ascii="Roboto" w:hAnsi="Roboto" w:cstheme="minorHAnsi"/>
          <w:lang w:val="en-US"/>
        </w:rPr>
        <w:t>6</w:t>
      </w:r>
      <w:r w:rsidRPr="00D66C1F">
        <w:rPr>
          <w:rFonts w:ascii="Roboto" w:hAnsi="Roboto" w:cstheme="minorHAnsi"/>
          <w:lang w:val="en-US"/>
        </w:rPr>
        <w:t xml:space="preserve">), </w:t>
      </w:r>
      <w:del w:id="249" w:author="Christoffer Vissing" w:date="2023-08-10T15:02:00Z">
        <w:r w:rsidRPr="00D66C1F" w:rsidDel="00CD0A3C">
          <w:rPr>
            <w:rFonts w:ascii="Roboto" w:hAnsi="Roboto" w:cstheme="minorHAnsi"/>
            <w:lang w:val="en-US"/>
          </w:rPr>
          <w:delText xml:space="preserve">LVEF had improved by 9%-points [CI: 0.5 to 17 %-points] (p=0.039) from time of onset </w:delText>
        </w:r>
      </w:del>
      <w:r w:rsidRPr="00D66C1F">
        <w:rPr>
          <w:rFonts w:ascii="Roboto" w:hAnsi="Roboto" w:cstheme="minorHAnsi"/>
          <w:lang w:val="en-US"/>
        </w:rPr>
        <w:t xml:space="preserve">(see </w:t>
      </w:r>
      <w:r w:rsidRPr="00D66C1F">
        <w:rPr>
          <w:rFonts w:ascii="Roboto" w:hAnsi="Roboto" w:cstheme="minorHAnsi"/>
          <w:b/>
          <w:bCs/>
          <w:lang w:val="en-US"/>
        </w:rPr>
        <w:t>Suppl Figure 1</w:t>
      </w:r>
      <w:r w:rsidRPr="00D66C1F">
        <w:rPr>
          <w:rFonts w:ascii="Roboto" w:hAnsi="Roboto" w:cstheme="minorHAnsi"/>
          <w:lang w:val="en-US"/>
        </w:rPr>
        <w:t xml:space="preserve">). </w:t>
      </w:r>
      <w:r w:rsidR="0014483A">
        <w:rPr>
          <w:rFonts w:ascii="Roboto" w:hAnsi="Roboto" w:cstheme="minorHAnsi"/>
          <w:lang w:val="en-US"/>
        </w:rPr>
        <w:t>Nineteen</w:t>
      </w:r>
      <w:r w:rsidRPr="00D66C1F">
        <w:rPr>
          <w:rFonts w:ascii="Roboto" w:hAnsi="Roboto" w:cstheme="minorHAnsi"/>
          <w:lang w:val="en-US"/>
        </w:rPr>
        <w:t xml:space="preserve"> patients reported symptoms</w:t>
      </w:r>
      <w:r w:rsidRPr="00D66C1F">
        <w:rPr>
          <w:rFonts w:ascii="Roboto" w:hAnsi="Roboto" w:cstheme="minorHAnsi"/>
          <w:color w:val="FF0000"/>
          <w:lang w:val="en-US"/>
        </w:rPr>
        <w:t xml:space="preserve"> </w:t>
      </w:r>
      <w:r w:rsidRPr="00D66C1F">
        <w:rPr>
          <w:rFonts w:ascii="Roboto" w:hAnsi="Roboto" w:cstheme="minorHAnsi"/>
          <w:lang w:val="en-US"/>
        </w:rPr>
        <w:t xml:space="preserve">consistent with NYHA class I, </w:t>
      </w:r>
      <w:r w:rsidR="0014483A">
        <w:rPr>
          <w:rFonts w:ascii="Roboto" w:hAnsi="Roboto" w:cstheme="minorHAnsi"/>
          <w:lang w:val="en-US"/>
        </w:rPr>
        <w:t>five with</w:t>
      </w:r>
      <w:r w:rsidRPr="00D66C1F">
        <w:rPr>
          <w:rFonts w:ascii="Roboto" w:hAnsi="Roboto" w:cstheme="minorHAnsi"/>
          <w:lang w:val="en-US"/>
        </w:rPr>
        <w:t xml:space="preserve"> </w:t>
      </w:r>
      <w:del w:id="250" w:author="Christoffer Vissing" w:date="2023-08-23T10:28:00Z">
        <w:r w:rsidRPr="00D66C1F" w:rsidDel="009F6B08">
          <w:rPr>
            <w:rFonts w:ascii="Roboto" w:hAnsi="Roboto" w:cstheme="minorHAnsi"/>
            <w:lang w:val="en-US"/>
          </w:rPr>
          <w:delText xml:space="preserve">NYHA </w:delText>
        </w:r>
      </w:del>
      <w:r w:rsidRPr="00D66C1F">
        <w:rPr>
          <w:rFonts w:ascii="Roboto" w:hAnsi="Roboto" w:cstheme="minorHAnsi"/>
          <w:lang w:val="en-US"/>
        </w:rPr>
        <w:t>class II</w:t>
      </w:r>
      <w:r w:rsidR="0014483A">
        <w:rPr>
          <w:rFonts w:ascii="Roboto" w:hAnsi="Roboto" w:cstheme="minorHAnsi"/>
          <w:lang w:val="en-US"/>
        </w:rPr>
        <w:t xml:space="preserve">, and one with </w:t>
      </w:r>
      <w:del w:id="251" w:author="Christoffer Vissing" w:date="2023-08-23T10:28:00Z">
        <w:r w:rsidR="0014483A" w:rsidDel="009F6B08">
          <w:rPr>
            <w:rFonts w:ascii="Roboto" w:hAnsi="Roboto" w:cstheme="minorHAnsi"/>
            <w:lang w:val="en-US"/>
          </w:rPr>
          <w:delText xml:space="preserve">NYHA </w:delText>
        </w:r>
      </w:del>
      <w:r w:rsidR="0014483A">
        <w:rPr>
          <w:rFonts w:ascii="Roboto" w:hAnsi="Roboto" w:cstheme="minorHAnsi"/>
          <w:lang w:val="en-US"/>
        </w:rPr>
        <w:t>class</w:t>
      </w:r>
      <w:r w:rsidRPr="00D66C1F">
        <w:rPr>
          <w:rFonts w:ascii="Roboto" w:hAnsi="Roboto" w:cstheme="minorHAnsi"/>
          <w:lang w:val="en-US"/>
        </w:rPr>
        <w:t xml:space="preserve"> III. </w:t>
      </w:r>
      <w:r>
        <w:rPr>
          <w:rFonts w:ascii="Roboto" w:hAnsi="Roboto" w:cstheme="minorHAnsi"/>
          <w:lang w:val="en-US"/>
        </w:rPr>
        <w:t xml:space="preserve">Six patients (24%) reported muscle soreness, 6 (24%) reported </w:t>
      </w:r>
      <w:r w:rsidR="001007CB">
        <w:rPr>
          <w:rFonts w:ascii="Roboto" w:hAnsi="Roboto" w:cstheme="minorHAnsi"/>
          <w:lang w:val="en-US"/>
        </w:rPr>
        <w:t xml:space="preserve">muscle </w:t>
      </w:r>
      <w:r>
        <w:rPr>
          <w:rFonts w:ascii="Roboto" w:hAnsi="Roboto" w:cstheme="minorHAnsi"/>
          <w:lang w:val="en-US"/>
        </w:rPr>
        <w:t xml:space="preserve">fatigue, 5 (20%) reported muscle weakness, and 2 (8%) reported muscle wasting. </w:t>
      </w:r>
      <w:r w:rsidRPr="00D66C1F">
        <w:rPr>
          <w:rFonts w:ascii="Roboto" w:hAnsi="Roboto" w:cstheme="minorHAnsi"/>
          <w:lang w:val="en-US"/>
        </w:rPr>
        <w:t xml:space="preserve">Co-morbidities included non-insulin-dependent diabetes mellitus (n=3) and hypertension (n=4). Truncating genetic variants were primarily located to the A-band (n=15, 60%) </w:t>
      </w:r>
      <w:del w:id="252" w:author="Christoffer Vissing" w:date="2023-08-23T10:05:00Z">
        <w:r w:rsidRPr="00D66C1F" w:rsidDel="004B3284">
          <w:rPr>
            <w:rFonts w:ascii="Roboto" w:hAnsi="Roboto" w:cstheme="minorHAnsi"/>
            <w:lang w:val="en-US"/>
          </w:rPr>
          <w:delText xml:space="preserve">and </w:delText>
        </w:r>
      </w:del>
      <w:ins w:id="253" w:author="Christoffer Vissing" w:date="2023-08-23T10:05:00Z">
        <w:r w:rsidR="004B3284">
          <w:rPr>
            <w:rFonts w:ascii="Roboto" w:hAnsi="Roboto" w:cstheme="minorHAnsi"/>
            <w:lang w:val="en-US"/>
          </w:rPr>
          <w:t>followed by</w:t>
        </w:r>
      </w:ins>
      <w:del w:id="254" w:author="Christoffer Vissing" w:date="2023-08-23T10:05:00Z">
        <w:r w:rsidRPr="00D66C1F" w:rsidDel="004B3284">
          <w:rPr>
            <w:rFonts w:ascii="Roboto" w:hAnsi="Roboto" w:cstheme="minorHAnsi"/>
            <w:lang w:val="en-US"/>
          </w:rPr>
          <w:delText>more rarely</w:delText>
        </w:r>
      </w:del>
      <w:r w:rsidRPr="00D66C1F">
        <w:rPr>
          <w:rFonts w:ascii="Roboto" w:hAnsi="Roboto" w:cstheme="minorHAnsi"/>
          <w:lang w:val="en-US"/>
        </w:rPr>
        <w:t xml:space="preserve"> the I- (n=7, 28%) </w:t>
      </w:r>
      <w:del w:id="255" w:author="Christoffer Vissing" w:date="2023-08-23T10:05:00Z">
        <w:r w:rsidRPr="00D66C1F" w:rsidDel="004B3284">
          <w:rPr>
            <w:rFonts w:ascii="Roboto" w:hAnsi="Roboto" w:cstheme="minorHAnsi"/>
            <w:lang w:val="en-US"/>
          </w:rPr>
          <w:delText xml:space="preserve">or </w:delText>
        </w:r>
      </w:del>
      <w:ins w:id="256" w:author="Christoffer Vissing" w:date="2023-08-23T10:05:00Z">
        <w:r w:rsidR="004B3284">
          <w:rPr>
            <w:rFonts w:ascii="Roboto" w:hAnsi="Roboto" w:cstheme="minorHAnsi"/>
            <w:lang w:val="en-US"/>
          </w:rPr>
          <w:t>and</w:t>
        </w:r>
        <w:r w:rsidR="004B3284" w:rsidRPr="00D66C1F">
          <w:rPr>
            <w:rFonts w:ascii="Roboto" w:hAnsi="Roboto" w:cstheme="minorHAnsi"/>
            <w:lang w:val="en-US"/>
          </w:rPr>
          <w:t xml:space="preserve"> </w:t>
        </w:r>
      </w:ins>
      <w:r w:rsidRPr="00D66C1F">
        <w:rPr>
          <w:rFonts w:ascii="Roboto" w:hAnsi="Roboto" w:cstheme="minorHAnsi"/>
          <w:lang w:val="en-US"/>
        </w:rPr>
        <w:t xml:space="preserve">M-band (n=3, 12%). For </w:t>
      </w:r>
      <w:del w:id="257" w:author="Christoffer Vissing" w:date="2023-08-23T10:29:00Z">
        <w:r w:rsidRPr="00D66C1F" w:rsidDel="009F6B08">
          <w:rPr>
            <w:rFonts w:ascii="Roboto" w:hAnsi="Roboto" w:cstheme="minorHAnsi"/>
            <w:lang w:val="en-US"/>
          </w:rPr>
          <w:delText xml:space="preserve">further </w:delText>
        </w:r>
      </w:del>
      <w:r w:rsidRPr="00D66C1F">
        <w:rPr>
          <w:rFonts w:ascii="Roboto" w:hAnsi="Roboto" w:cstheme="minorHAnsi"/>
          <w:lang w:val="en-US"/>
        </w:rPr>
        <w:t xml:space="preserve">information on clinical characteristics and genotypes of </w:t>
      </w:r>
      <w:del w:id="258" w:author="Christoffer Vissing" w:date="2023-08-23T10:29:00Z">
        <w:r w:rsidRPr="00D66C1F" w:rsidDel="009F6B08">
          <w:rPr>
            <w:rFonts w:ascii="Roboto" w:hAnsi="Roboto" w:cstheme="minorHAnsi"/>
            <w:lang w:val="en-US"/>
          </w:rPr>
          <w:delText xml:space="preserve">included </w:delText>
        </w:r>
      </w:del>
      <w:ins w:id="259" w:author="Christoffer Vissing" w:date="2023-08-23T10:29:00Z">
        <w:r w:rsidR="009F6B08">
          <w:rPr>
            <w:rFonts w:ascii="Roboto" w:hAnsi="Roboto" w:cstheme="minorHAnsi"/>
            <w:lang w:val="en-US"/>
          </w:rPr>
          <w:t>individual</w:t>
        </w:r>
        <w:r w:rsidR="009F6B08" w:rsidRPr="00D66C1F">
          <w:rPr>
            <w:rFonts w:ascii="Roboto" w:hAnsi="Roboto" w:cstheme="minorHAnsi"/>
            <w:lang w:val="en-US"/>
          </w:rPr>
          <w:t xml:space="preserve"> </w:t>
        </w:r>
      </w:ins>
      <w:del w:id="260" w:author="Christoffer Vissing" w:date="2023-08-23T10:29:00Z">
        <w:r w:rsidRPr="00D66C1F" w:rsidDel="009F6B08">
          <w:rPr>
            <w:rFonts w:ascii="Roboto" w:hAnsi="Roboto" w:cstheme="minorHAnsi"/>
            <w:lang w:val="en-US"/>
          </w:rPr>
          <w:delText xml:space="preserve">patients </w:delText>
        </w:r>
      </w:del>
      <w:ins w:id="261" w:author="Christoffer Vissing" w:date="2023-08-23T10:29:00Z">
        <w:r w:rsidR="009F6B08">
          <w:rPr>
            <w:rFonts w:ascii="Roboto" w:hAnsi="Roboto" w:cstheme="minorHAnsi"/>
            <w:lang w:val="en-US"/>
          </w:rPr>
          <w:t>participants</w:t>
        </w:r>
        <w:r w:rsidR="009F6B08" w:rsidRPr="00D66C1F">
          <w:rPr>
            <w:rFonts w:ascii="Roboto" w:hAnsi="Roboto" w:cstheme="minorHAnsi"/>
            <w:lang w:val="en-US"/>
          </w:rPr>
          <w:t xml:space="preserve"> </w:t>
        </w:r>
      </w:ins>
      <w:del w:id="262" w:author="Christoffer Vissing" w:date="2023-08-23T10:29:00Z">
        <w:r w:rsidRPr="00D66C1F" w:rsidDel="009F6B08">
          <w:rPr>
            <w:rFonts w:ascii="Roboto" w:hAnsi="Roboto" w:cstheme="minorHAnsi"/>
            <w:lang w:val="en-US"/>
          </w:rPr>
          <w:delText xml:space="preserve">please </w:delText>
        </w:r>
      </w:del>
      <w:r w:rsidRPr="00D66C1F">
        <w:rPr>
          <w:rFonts w:ascii="Roboto" w:hAnsi="Roboto" w:cstheme="minorHAnsi"/>
          <w:lang w:val="en-US"/>
        </w:rPr>
        <w:t xml:space="preserve">see </w:t>
      </w:r>
      <w:r w:rsidRPr="00D66C1F">
        <w:rPr>
          <w:rFonts w:ascii="Roboto" w:hAnsi="Roboto" w:cstheme="minorHAnsi"/>
          <w:b/>
          <w:bCs/>
          <w:lang w:val="en-US"/>
        </w:rPr>
        <w:t>Table 1</w:t>
      </w:r>
      <w:r w:rsidRPr="00D66C1F">
        <w:rPr>
          <w:rFonts w:ascii="Roboto" w:hAnsi="Roboto" w:cstheme="minorHAnsi"/>
          <w:lang w:val="en-US"/>
        </w:rPr>
        <w:t>.</w:t>
      </w:r>
      <w:r w:rsidR="009E714D">
        <w:rPr>
          <w:rFonts w:ascii="Roboto" w:hAnsi="Roboto" w:cstheme="minorHAnsi"/>
          <w:lang w:val="en-US"/>
        </w:rPr>
        <w:t xml:space="preserve"> </w:t>
      </w:r>
      <w:ins w:id="263" w:author="Christoffer Vissing" w:date="2023-08-23T10:30:00Z">
        <w:r w:rsidR="009F6B08">
          <w:rPr>
            <w:rFonts w:ascii="Roboto" w:hAnsi="Roboto" w:cstheme="minorHAnsi"/>
            <w:lang w:val="en-US"/>
          </w:rPr>
          <w:t xml:space="preserve">For </w:t>
        </w:r>
      </w:ins>
      <w:del w:id="264" w:author="Christoffer Vissing" w:date="2023-08-23T10:29:00Z">
        <w:r w:rsidR="009E714D" w:rsidDel="009F6B08">
          <w:rPr>
            <w:rFonts w:ascii="Roboto" w:hAnsi="Roboto" w:cstheme="minorHAnsi"/>
            <w:lang w:val="en-US"/>
          </w:rPr>
          <w:delText>For s</w:delText>
        </w:r>
      </w:del>
      <w:ins w:id="265" w:author="Christoffer Vissing" w:date="2023-08-23T10:30:00Z">
        <w:r w:rsidR="009F6B08">
          <w:rPr>
            <w:rFonts w:ascii="Roboto" w:hAnsi="Roboto" w:cstheme="minorHAnsi"/>
            <w:lang w:val="en-US"/>
          </w:rPr>
          <w:t>s</w:t>
        </w:r>
      </w:ins>
      <w:r w:rsidR="009E714D">
        <w:rPr>
          <w:rFonts w:ascii="Roboto" w:hAnsi="Roboto" w:cstheme="minorHAnsi"/>
          <w:lang w:val="en-US"/>
        </w:rPr>
        <w:t xml:space="preserve">ummary data on clinical characteristics, </w:t>
      </w:r>
      <w:del w:id="266" w:author="Christoffer Vissing" w:date="2023-08-23T10:30:00Z">
        <w:r w:rsidR="009E714D" w:rsidDel="009F6B08">
          <w:rPr>
            <w:rFonts w:ascii="Roboto" w:hAnsi="Roboto" w:cstheme="minorHAnsi"/>
            <w:lang w:val="en-US"/>
          </w:rPr>
          <w:delText xml:space="preserve">including information on </w:delText>
        </w:r>
      </w:del>
      <w:r w:rsidR="009E714D">
        <w:rPr>
          <w:rFonts w:ascii="Roboto" w:hAnsi="Roboto" w:cstheme="minorHAnsi"/>
          <w:lang w:val="en-US"/>
        </w:rPr>
        <w:t>cardiac medications and muscle biomarkers</w:t>
      </w:r>
      <w:ins w:id="267" w:author="Christoffer Vissing" w:date="2023-08-23T10:30:00Z">
        <w:r w:rsidR="009F6B08">
          <w:rPr>
            <w:rFonts w:ascii="Roboto" w:hAnsi="Roboto" w:cstheme="minorHAnsi"/>
            <w:lang w:val="en-US"/>
          </w:rPr>
          <w:t xml:space="preserve"> see</w:t>
        </w:r>
      </w:ins>
      <w:del w:id="268" w:author="Christoffer Vissing" w:date="2023-08-23T10:30:00Z">
        <w:r w:rsidR="009E714D" w:rsidDel="009F6B08">
          <w:rPr>
            <w:rFonts w:ascii="Roboto" w:hAnsi="Roboto" w:cstheme="minorHAnsi"/>
            <w:lang w:val="en-US"/>
          </w:rPr>
          <w:delText xml:space="preserve"> see</w:delText>
        </w:r>
      </w:del>
      <w:r w:rsidR="009E714D">
        <w:rPr>
          <w:rFonts w:ascii="Roboto" w:hAnsi="Roboto" w:cstheme="minorHAnsi"/>
          <w:lang w:val="en-US"/>
        </w:rPr>
        <w:t xml:space="preserve"> </w:t>
      </w:r>
      <w:r w:rsidR="009E714D" w:rsidRPr="005005AE">
        <w:rPr>
          <w:rFonts w:ascii="Roboto" w:hAnsi="Roboto" w:cstheme="minorHAnsi"/>
          <w:b/>
          <w:bCs/>
          <w:lang w:val="en-US"/>
        </w:rPr>
        <w:t>Suppl Table 1</w:t>
      </w:r>
      <w:r w:rsidR="009E714D">
        <w:rPr>
          <w:rFonts w:ascii="Roboto" w:hAnsi="Roboto" w:cstheme="minorHAnsi"/>
          <w:lang w:val="en-US"/>
        </w:rPr>
        <w:t>.</w:t>
      </w:r>
    </w:p>
    <w:p w14:paraId="081D616E" w14:textId="072E5348"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Fat replacement of muscle</w:t>
      </w:r>
      <w:ins w:id="269" w:author="Christoffer Vissing" w:date="2023-08-22T13:44:00Z">
        <w:r w:rsidR="005D5EEF">
          <w:rPr>
            <w:rFonts w:ascii="Roboto" w:hAnsi="Roboto" w:cstheme="minorHAnsi"/>
            <w:b/>
            <w:bCs/>
            <w:lang w:val="en-US"/>
          </w:rPr>
          <w:t xml:space="preserve"> versus healthy controls</w:t>
        </w:r>
      </w:ins>
    </w:p>
    <w:p w14:paraId="6A2F7247" w14:textId="48326C94" w:rsidR="00F4339F" w:rsidRPr="002F5F48" w:rsidRDefault="00F4339F" w:rsidP="00F4339F">
      <w:pPr>
        <w:spacing w:line="480" w:lineRule="auto"/>
        <w:rPr>
          <w:ins w:id="270" w:author="Christoffer Vissing" w:date="2023-08-22T13:44:00Z"/>
          <w:rFonts w:ascii="Roboto" w:hAnsi="Roboto" w:cstheme="minorHAnsi"/>
          <w:lang w:val="en-US"/>
        </w:rPr>
      </w:pPr>
      <w:r>
        <w:rPr>
          <w:rFonts w:ascii="Roboto" w:hAnsi="Roboto" w:cstheme="minorHAnsi"/>
          <w:bCs/>
          <w:lang w:val="en-US"/>
        </w:rPr>
        <w:lastRenderedPageBreak/>
        <w:t xml:space="preserve">Participants </w:t>
      </w:r>
      <w:r w:rsidRPr="00D66C1F">
        <w:rPr>
          <w:rFonts w:ascii="Roboto" w:hAnsi="Roboto" w:cstheme="minorHAnsi"/>
          <w:bCs/>
          <w:lang w:val="en-US"/>
        </w:rPr>
        <w:t xml:space="preserve">with TTNtv had higher mean fat fractions of all three major muscle groups compared to </w:t>
      </w:r>
      <w:ins w:id="271" w:author="Christoffer Vissing" w:date="2023-08-09T14:43:00Z">
        <w:r w:rsidR="008F317E">
          <w:rPr>
            <w:rFonts w:ascii="Roboto" w:hAnsi="Roboto" w:cstheme="minorHAnsi"/>
            <w:bCs/>
            <w:lang w:val="en-US"/>
          </w:rPr>
          <w:t xml:space="preserve">healthy </w:t>
        </w:r>
      </w:ins>
      <w:r w:rsidRPr="00D66C1F">
        <w:rPr>
          <w:rFonts w:ascii="Roboto" w:hAnsi="Roboto" w:cstheme="minorHAnsi"/>
          <w:bCs/>
          <w:lang w:val="en-US"/>
        </w:rPr>
        <w:t>controls: calf- (12.5% vs 9.9%, p=0.0</w:t>
      </w:r>
      <w:ins w:id="272" w:author="Christoffer Vissing" w:date="2023-08-10T11:51:00Z">
        <w:r w:rsidR="00A965D4">
          <w:rPr>
            <w:rFonts w:ascii="Roboto" w:hAnsi="Roboto" w:cstheme="minorHAnsi"/>
            <w:bCs/>
            <w:lang w:val="en-US"/>
          </w:rPr>
          <w:t>0</w:t>
        </w:r>
      </w:ins>
      <w:del w:id="273" w:author="Christoffer Vissing" w:date="2023-08-10T11:51:00Z">
        <w:r w:rsidRPr="00D66C1F" w:rsidDel="00A965D4">
          <w:rPr>
            <w:rFonts w:ascii="Roboto" w:hAnsi="Roboto" w:cstheme="minorHAnsi"/>
            <w:bCs/>
            <w:lang w:val="en-US"/>
          </w:rPr>
          <w:delText>11</w:delText>
        </w:r>
      </w:del>
      <w:ins w:id="274" w:author="Christoffer Vissing" w:date="2023-08-10T11:51:00Z">
        <w:r w:rsidR="00A965D4">
          <w:rPr>
            <w:rFonts w:ascii="Roboto" w:hAnsi="Roboto" w:cstheme="minorHAnsi"/>
            <w:bCs/>
            <w:lang w:val="en-US"/>
          </w:rPr>
          <w:t>4</w:t>
        </w:r>
      </w:ins>
      <w:r w:rsidRPr="00D66C1F">
        <w:rPr>
          <w:rFonts w:ascii="Roboto" w:hAnsi="Roboto" w:cstheme="minorHAnsi"/>
          <w:bCs/>
          <w:lang w:val="en-US"/>
        </w:rPr>
        <w:t>), thigh- (12.2% vs 9.3%, p</w:t>
      </w:r>
      <w:ins w:id="275" w:author="Christoffer Vissing" w:date="2023-08-10T11:52:00Z">
        <w:r w:rsidR="00A965D4">
          <w:rPr>
            <w:rFonts w:ascii="Roboto" w:hAnsi="Roboto" w:cstheme="minorHAnsi"/>
            <w:bCs/>
            <w:lang w:val="en-US"/>
          </w:rPr>
          <w:t>&lt;</w:t>
        </w:r>
      </w:ins>
      <w:del w:id="276" w:author="Christoffer Vissing" w:date="2023-08-10T11:52:00Z">
        <w:r w:rsidRPr="00D66C1F" w:rsidDel="00A965D4">
          <w:rPr>
            <w:rFonts w:ascii="Roboto" w:hAnsi="Roboto" w:cstheme="minorHAnsi"/>
            <w:bCs/>
            <w:lang w:val="en-US"/>
          </w:rPr>
          <w:delText>=</w:delText>
        </w:r>
      </w:del>
      <w:r w:rsidRPr="00D66C1F">
        <w:rPr>
          <w:rFonts w:ascii="Roboto" w:hAnsi="Roboto" w:cstheme="minorHAnsi"/>
          <w:bCs/>
          <w:lang w:val="en-US"/>
        </w:rPr>
        <w:t>0.00</w:t>
      </w:r>
      <w:del w:id="277" w:author="Christoffer Vissing" w:date="2023-08-10T11:52:00Z">
        <w:r w:rsidRPr="00D66C1F" w:rsidDel="00A965D4">
          <w:rPr>
            <w:rFonts w:ascii="Roboto" w:hAnsi="Roboto" w:cstheme="minorHAnsi"/>
            <w:bCs/>
            <w:lang w:val="en-US"/>
          </w:rPr>
          <w:delText>4</w:delText>
        </w:r>
      </w:del>
      <w:ins w:id="278" w:author="Christoffer Vissing" w:date="2023-08-10T11:52:00Z">
        <w:r w:rsidR="00A965D4">
          <w:rPr>
            <w:rFonts w:ascii="Roboto" w:hAnsi="Roboto" w:cstheme="minorHAnsi"/>
            <w:bCs/>
            <w:lang w:val="en-US"/>
          </w:rPr>
          <w:t>1</w:t>
        </w:r>
      </w:ins>
      <w:r w:rsidRPr="00D66C1F">
        <w:rPr>
          <w:rFonts w:ascii="Roboto" w:hAnsi="Roboto" w:cstheme="minorHAnsi"/>
          <w:bCs/>
          <w:lang w:val="en-US"/>
        </w:rPr>
        <w:t>)</w:t>
      </w:r>
      <w:r w:rsidR="006627ED">
        <w:rPr>
          <w:rFonts w:ascii="Roboto" w:hAnsi="Roboto" w:cstheme="minorHAnsi"/>
          <w:bCs/>
          <w:lang w:val="en-US"/>
        </w:rPr>
        <w:t>,</w:t>
      </w:r>
      <w:r w:rsidRPr="00D66C1F">
        <w:rPr>
          <w:rFonts w:ascii="Roboto" w:hAnsi="Roboto" w:cstheme="minorHAnsi"/>
          <w:bCs/>
          <w:lang w:val="en-US"/>
        </w:rPr>
        <w:t xml:space="preserve"> and back</w:t>
      </w:r>
      <w:r>
        <w:rPr>
          <w:rFonts w:ascii="Roboto" w:hAnsi="Roboto" w:cstheme="minorHAnsi"/>
          <w:bCs/>
          <w:lang w:val="en-US"/>
        </w:rPr>
        <w:t xml:space="preserve"> </w:t>
      </w:r>
      <w:r w:rsidRPr="00D66C1F">
        <w:rPr>
          <w:rFonts w:ascii="Roboto" w:hAnsi="Roboto" w:cstheme="minorHAnsi"/>
          <w:bCs/>
          <w:lang w:val="en-US"/>
        </w:rPr>
        <w:t>muscles (18.8% vs 13.9%, p=0.00</w:t>
      </w:r>
      <w:ins w:id="279" w:author="Christoffer Vissing" w:date="2023-08-10T11:52:00Z">
        <w:r w:rsidR="00A965D4">
          <w:rPr>
            <w:rFonts w:ascii="Roboto" w:hAnsi="Roboto" w:cstheme="minorHAnsi"/>
            <w:bCs/>
            <w:lang w:val="en-US"/>
          </w:rPr>
          <w:t>8</w:t>
        </w:r>
      </w:ins>
      <w:del w:id="280" w:author="Christoffer Vissing" w:date="2023-08-10T11:52:00Z">
        <w:r w:rsidRPr="00D66C1F" w:rsidDel="00A965D4">
          <w:rPr>
            <w:rFonts w:ascii="Roboto" w:hAnsi="Roboto" w:cstheme="minorHAnsi"/>
            <w:bCs/>
            <w:lang w:val="en-US"/>
          </w:rPr>
          <w:delText>6</w:delText>
        </w:r>
      </w:del>
      <w:r w:rsidRPr="00D66C1F">
        <w:rPr>
          <w:rFonts w:ascii="Roboto" w:hAnsi="Roboto" w:cstheme="minorHAnsi"/>
          <w:bCs/>
          <w:lang w:val="en-US"/>
        </w:rPr>
        <w:t>)</w:t>
      </w:r>
      <w:r w:rsidR="009913C2">
        <w:rPr>
          <w:rFonts w:ascii="Roboto" w:hAnsi="Roboto" w:cstheme="minorHAnsi"/>
          <w:bCs/>
          <w:lang w:val="en-US"/>
        </w:rPr>
        <w:t>. In multiple linear regression modelling,</w:t>
      </w:r>
      <w:r w:rsidR="00F30F10">
        <w:rPr>
          <w:rFonts w:ascii="Roboto" w:hAnsi="Roboto" w:cstheme="minorHAnsi"/>
          <w:bCs/>
          <w:lang w:val="en-US"/>
        </w:rPr>
        <w:t xml:space="preserve"> </w:t>
      </w:r>
      <w:r w:rsidR="009913C2">
        <w:rPr>
          <w:rFonts w:ascii="Roboto" w:hAnsi="Roboto" w:cstheme="minorHAnsi"/>
          <w:bCs/>
          <w:lang w:val="en-US"/>
        </w:rPr>
        <w:t>participants with TTNtv</w:t>
      </w:r>
      <w:r w:rsidR="00F30F10">
        <w:rPr>
          <w:rFonts w:ascii="Roboto" w:hAnsi="Roboto" w:cstheme="minorHAnsi"/>
          <w:bCs/>
          <w:lang w:val="en-US"/>
        </w:rPr>
        <w:t xml:space="preserve"> also</w:t>
      </w:r>
      <w:r w:rsidR="009913C2">
        <w:rPr>
          <w:rFonts w:ascii="Roboto" w:hAnsi="Roboto" w:cstheme="minorHAnsi"/>
          <w:bCs/>
          <w:lang w:val="en-US"/>
        </w:rPr>
        <w:t xml:space="preserve"> had</w:t>
      </w:r>
      <w:r w:rsidR="00F30F10">
        <w:rPr>
          <w:rFonts w:ascii="Roboto" w:hAnsi="Roboto" w:cstheme="minorHAnsi"/>
          <w:bCs/>
          <w:lang w:val="en-US"/>
        </w:rPr>
        <w:t xml:space="preserve"> nominally lower cross-sectional areas</w:t>
      </w:r>
      <w:r w:rsidR="009913C2">
        <w:rPr>
          <w:rFonts w:ascii="Roboto" w:hAnsi="Roboto" w:cstheme="minorHAnsi"/>
          <w:bCs/>
          <w:lang w:val="en-US"/>
        </w:rPr>
        <w:t xml:space="preserve"> of calf- (Δ8.9 cm</w:t>
      </w:r>
      <w:r w:rsidR="009913C2">
        <w:rPr>
          <w:rFonts w:ascii="Roboto" w:hAnsi="Roboto" w:cstheme="minorHAnsi"/>
          <w:bCs/>
          <w:vertAlign w:val="superscript"/>
          <w:lang w:val="en-US"/>
        </w:rPr>
        <w:t>2</w:t>
      </w:r>
      <w:r w:rsidR="009913C2">
        <w:rPr>
          <w:rFonts w:ascii="Roboto" w:hAnsi="Roboto" w:cstheme="minorHAnsi"/>
          <w:bCs/>
          <w:lang w:val="en-US"/>
        </w:rPr>
        <w:t xml:space="preserve"> [CI: 3.1 to 14.8], p= 0.003), thigh- (Δ24.4</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10.8 to 37.9], p &lt;0.001), and back muscles (Δ4.3</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-1.6 to 10.2], p= 0.15),</w:t>
      </w:r>
      <w:r w:rsidR="00F30F10">
        <w:rPr>
          <w:rFonts w:ascii="Roboto" w:hAnsi="Roboto" w:cstheme="minorHAnsi"/>
          <w:bCs/>
          <w:lang w:val="en-US"/>
        </w:rPr>
        <w:t xml:space="preserve"> corrected for age, </w:t>
      </w:r>
      <w:del w:id="281" w:author="Christoffer Vissing" w:date="2023-08-24T10:19:00Z">
        <w:r w:rsidR="00F30F10" w:rsidDel="00E50ECC">
          <w:rPr>
            <w:rFonts w:ascii="Roboto" w:hAnsi="Roboto" w:cstheme="minorHAnsi"/>
            <w:bCs/>
            <w:lang w:val="en-US"/>
          </w:rPr>
          <w:delText>body-mass index</w:delText>
        </w:r>
      </w:del>
      <w:ins w:id="282" w:author="Christoffer Vissing" w:date="2023-08-24T10:19:00Z">
        <w:r w:rsidR="00E50ECC">
          <w:rPr>
            <w:rFonts w:ascii="Roboto" w:hAnsi="Roboto" w:cstheme="minorHAnsi"/>
            <w:bCs/>
            <w:lang w:val="en-US"/>
          </w:rPr>
          <w:t>BMI</w:t>
        </w:r>
      </w:ins>
      <w:r w:rsidR="00F30F10">
        <w:rPr>
          <w:rFonts w:ascii="Roboto" w:hAnsi="Roboto" w:cstheme="minorHAnsi"/>
          <w:bCs/>
          <w:lang w:val="en-US"/>
        </w:rPr>
        <w:t xml:space="preserve"> and sex</w:t>
      </w:r>
      <w:r w:rsidRPr="00D66C1F">
        <w:rPr>
          <w:rFonts w:ascii="Roboto" w:hAnsi="Roboto" w:cstheme="minorHAnsi"/>
          <w:lang w:val="en-US"/>
        </w:rPr>
        <w:t xml:space="preserve">. </w:t>
      </w:r>
      <w:r w:rsidR="009913C2">
        <w:rPr>
          <w:rFonts w:ascii="Roboto" w:hAnsi="Roboto" w:cstheme="minorHAnsi"/>
          <w:lang w:val="en-US"/>
        </w:rPr>
        <w:t>Overall</w:t>
      </w:r>
      <w:r>
        <w:rPr>
          <w:rFonts w:ascii="Roboto" w:hAnsi="Roboto" w:cstheme="minorHAnsi"/>
          <w:lang w:val="en-US"/>
        </w:rPr>
        <w:t>,</w:t>
      </w:r>
      <w:r w:rsidRPr="00D66C1F">
        <w:rPr>
          <w:rFonts w:ascii="Roboto" w:hAnsi="Roboto" w:cstheme="minorHAnsi"/>
          <w:lang w:val="en-US"/>
        </w:rPr>
        <w:t xml:space="preserve"> the difference between the two groups in the absolute muscle fat fraction </w:t>
      </w:r>
      <w:del w:id="283" w:author="Christoffer Vissing" w:date="2023-08-10T11:52:00Z">
        <w:r w:rsidRPr="00D66C1F" w:rsidDel="00A965D4">
          <w:rPr>
            <w:rFonts w:ascii="Roboto" w:hAnsi="Roboto" w:cstheme="minorHAnsi"/>
            <w:lang w:val="en-US"/>
          </w:rPr>
          <w:delText>of</w:delText>
        </w:r>
      </w:del>
      <w:ins w:id="284" w:author="Christoffer Vissing" w:date="2023-08-10T11:52:00Z">
        <w:r w:rsidR="00A965D4">
          <w:rPr>
            <w:rFonts w:ascii="Roboto" w:hAnsi="Roboto" w:cstheme="minorHAnsi"/>
            <w:lang w:val="en-US"/>
          </w:rPr>
          <w:t>across</w:t>
        </w:r>
      </w:ins>
      <w:r w:rsidRPr="00D66C1F">
        <w:rPr>
          <w:rFonts w:ascii="Roboto" w:hAnsi="Roboto" w:cstheme="minorHAnsi"/>
          <w:lang w:val="en-US"/>
        </w:rPr>
        <w:t xml:space="preserve"> all muscle</w:t>
      </w:r>
      <w:ins w:id="285" w:author="Christoffer Vissing" w:date="2023-08-10T11:53:00Z">
        <w:r w:rsidR="00A965D4">
          <w:rPr>
            <w:rFonts w:ascii="Roboto" w:hAnsi="Roboto" w:cstheme="minorHAnsi"/>
            <w:lang w:val="en-US"/>
          </w:rPr>
          <w:t>s</w:t>
        </w:r>
      </w:ins>
      <w:r w:rsidRPr="00D66C1F">
        <w:rPr>
          <w:rFonts w:ascii="Roboto" w:hAnsi="Roboto" w:cstheme="minorHAnsi"/>
          <w:lang w:val="en-US"/>
        </w:rPr>
        <w:t xml:space="preserve"> </w:t>
      </w:r>
      <w:del w:id="286" w:author="Christoffer Vissing" w:date="2023-08-10T11:53:00Z">
        <w:r w:rsidRPr="00D66C1F" w:rsidDel="00A965D4">
          <w:rPr>
            <w:rFonts w:ascii="Roboto" w:hAnsi="Roboto" w:cstheme="minorHAnsi"/>
            <w:lang w:val="en-US"/>
          </w:rPr>
          <w:delText xml:space="preserve">groups pooled together </w:delText>
        </w:r>
      </w:del>
      <w:r w:rsidRPr="00D66C1F">
        <w:rPr>
          <w:rFonts w:ascii="Roboto" w:hAnsi="Roboto" w:cstheme="minorHAnsi"/>
          <w:lang w:val="en-US"/>
        </w:rPr>
        <w:t xml:space="preserve">was 2.5% [CI: 1.4-3.7%] (p&lt;0.0001), corrected for age, BMI, sex, and muscle group (see </w:t>
      </w:r>
      <w:r w:rsidRPr="00D66C1F">
        <w:rPr>
          <w:rFonts w:ascii="Roboto" w:hAnsi="Roboto" w:cstheme="minorHAnsi"/>
          <w:b/>
          <w:bCs/>
          <w:lang w:val="en-US"/>
        </w:rPr>
        <w:t>Suppl Figure 2</w:t>
      </w:r>
      <w:r w:rsidRPr="00D66C1F">
        <w:rPr>
          <w:rFonts w:ascii="Roboto" w:hAnsi="Roboto" w:cstheme="minorHAnsi"/>
          <w:lang w:val="en-US"/>
        </w:rPr>
        <w:t>)</w:t>
      </w:r>
      <w:r w:rsidR="009B2450">
        <w:rPr>
          <w:rFonts w:ascii="Roboto" w:hAnsi="Roboto" w:cstheme="minorHAnsi"/>
          <w:lang w:val="en-US"/>
        </w:rPr>
        <w:t xml:space="preserve">, </w:t>
      </w:r>
      <w:del w:id="287" w:author="Christoffer Vissing" w:date="2023-08-23T10:32:00Z">
        <w:r w:rsidR="009B2450" w:rsidDel="009F6B08">
          <w:rPr>
            <w:rFonts w:ascii="Roboto" w:hAnsi="Roboto" w:cstheme="minorHAnsi"/>
            <w:lang w:val="en-US"/>
          </w:rPr>
          <w:delText xml:space="preserve">an effect </w:delText>
        </w:r>
      </w:del>
      <w:r w:rsidR="009B2450">
        <w:rPr>
          <w:rFonts w:ascii="Roboto" w:hAnsi="Roboto" w:cstheme="minorHAnsi"/>
          <w:lang w:val="en-US"/>
        </w:rPr>
        <w:t>corresponding to 17 years of aging</w:t>
      </w:r>
      <w:r w:rsidRPr="00D66C1F">
        <w:rPr>
          <w:rFonts w:ascii="Roboto" w:hAnsi="Roboto" w:cstheme="minorHAnsi"/>
          <w:lang w:val="en-US"/>
        </w:rPr>
        <w:t>. I</w:t>
      </w:r>
      <w:ins w:id="288" w:author="Christoffer Vissing" w:date="2023-08-27T17:44:00Z">
        <w:r w:rsidR="009B7B9F">
          <w:rPr>
            <w:rFonts w:ascii="Roboto" w:hAnsi="Roboto" w:cstheme="minorHAnsi"/>
            <w:lang w:val="en-US"/>
          </w:rPr>
          <w:t>f</w:t>
        </w:r>
      </w:ins>
      <w:del w:id="289" w:author="Christoffer Vissing" w:date="2023-08-27T17:44:00Z">
        <w:r w:rsidRPr="00D66C1F" w:rsidDel="009B7B9F">
          <w:rPr>
            <w:rFonts w:ascii="Roboto" w:hAnsi="Roboto" w:cstheme="minorHAnsi"/>
            <w:lang w:val="en-US"/>
          </w:rPr>
          <w:delText>n</w:delText>
        </w:r>
      </w:del>
      <w:r w:rsidRPr="00D66C1F">
        <w:rPr>
          <w:rFonts w:ascii="Roboto" w:hAnsi="Roboto" w:cstheme="minorHAnsi"/>
          <w:lang w:val="en-US"/>
        </w:rPr>
        <w:t xml:space="preserve"> evaluating mean muscle fat fraction at each scan</w:t>
      </w:r>
      <w:r w:rsidR="006627ED">
        <w:rPr>
          <w:rFonts w:ascii="Roboto" w:hAnsi="Roboto" w:cstheme="minorHAnsi"/>
          <w:lang w:val="en-US"/>
        </w:rPr>
        <w:t xml:space="preserve"> </w:t>
      </w:r>
      <w:r w:rsidRPr="00D66C1F">
        <w:rPr>
          <w:rFonts w:ascii="Roboto" w:hAnsi="Roboto" w:cstheme="minorHAnsi"/>
          <w:lang w:val="en-US"/>
        </w:rPr>
        <w:t>position, TTNtv-</w:t>
      </w:r>
      <w:del w:id="290" w:author="Christoffer Vissing" w:date="2023-08-10T11:59:00Z">
        <w:r w:rsidRPr="00D66C1F" w:rsidDel="00A965D4">
          <w:rPr>
            <w:rFonts w:ascii="Roboto" w:hAnsi="Roboto" w:cstheme="minorHAnsi"/>
            <w:lang w:val="en-US"/>
          </w:rPr>
          <w:delText xml:space="preserve">subjects </w:delText>
        </w:r>
      </w:del>
      <w:ins w:id="291" w:author="Christoffer Vissing" w:date="2023-08-10T11:59:00Z">
        <w:r w:rsidR="00A965D4">
          <w:rPr>
            <w:rFonts w:ascii="Roboto" w:hAnsi="Roboto" w:cstheme="minorHAnsi"/>
            <w:lang w:val="en-US"/>
          </w:rPr>
          <w:t>participants</w:t>
        </w:r>
        <w:r w:rsidR="00A965D4" w:rsidRPr="00D66C1F">
          <w:rPr>
            <w:rFonts w:ascii="Roboto" w:hAnsi="Roboto" w:cstheme="minorHAnsi"/>
            <w:lang w:val="en-US"/>
          </w:rPr>
          <w:t xml:space="preserve"> </w:t>
        </w:r>
      </w:ins>
      <w:r w:rsidRPr="00D66C1F">
        <w:rPr>
          <w:rFonts w:ascii="Roboto" w:hAnsi="Roboto" w:cstheme="minorHAnsi"/>
          <w:lang w:val="en-US"/>
        </w:rPr>
        <w:t xml:space="preserve">had </w:t>
      </w:r>
      <w:del w:id="292" w:author="Christoffer Vissing" w:date="2023-08-10T12:00:00Z">
        <w:r w:rsidRPr="00D66C1F" w:rsidDel="00A965D4">
          <w:rPr>
            <w:rFonts w:ascii="Roboto" w:hAnsi="Roboto" w:cstheme="minorHAnsi"/>
            <w:lang w:val="en-US"/>
          </w:rPr>
          <w:delText xml:space="preserve">significantly </w:delText>
        </w:r>
      </w:del>
      <w:r w:rsidRPr="00D66C1F">
        <w:rPr>
          <w:rFonts w:ascii="Roboto" w:hAnsi="Roboto" w:cstheme="minorHAnsi"/>
          <w:lang w:val="en-US"/>
        </w:rPr>
        <w:t xml:space="preserve">higher fat fraction in skeletal muscle at </w:t>
      </w:r>
      <w:del w:id="293" w:author="Christoffer Vissing" w:date="2023-08-10T12:00:00Z">
        <w:r w:rsidRPr="00D66C1F" w:rsidDel="00A965D4">
          <w:rPr>
            <w:rFonts w:ascii="Roboto" w:hAnsi="Roboto" w:cstheme="minorHAnsi"/>
            <w:lang w:val="en-US"/>
          </w:rPr>
          <w:delText xml:space="preserve">5 </w:delText>
        </w:r>
      </w:del>
      <w:ins w:id="294" w:author="Christoffer Vissing" w:date="2023-08-10T12:00:00Z">
        <w:r w:rsidR="00A965D4">
          <w:rPr>
            <w:rFonts w:ascii="Roboto" w:hAnsi="Roboto" w:cstheme="minorHAnsi"/>
            <w:lang w:val="en-US"/>
          </w:rPr>
          <w:t xml:space="preserve">all scan positions, reaching statistical </w:t>
        </w:r>
        <w:r w:rsidR="00B4089E">
          <w:rPr>
            <w:rFonts w:ascii="Roboto" w:hAnsi="Roboto" w:cstheme="minorHAnsi"/>
            <w:lang w:val="en-US"/>
          </w:rPr>
          <w:t>significance at 4</w:t>
        </w:r>
        <w:r w:rsidR="00A965D4" w:rsidRPr="00D66C1F">
          <w:rPr>
            <w:rFonts w:ascii="Roboto" w:hAnsi="Roboto" w:cstheme="minorHAnsi"/>
            <w:lang w:val="en-US"/>
          </w:rPr>
          <w:t xml:space="preserve"> </w:t>
        </w:r>
      </w:ins>
      <w:r w:rsidRPr="00D66C1F">
        <w:rPr>
          <w:rFonts w:ascii="Roboto" w:hAnsi="Roboto" w:cstheme="minorHAnsi"/>
          <w:lang w:val="en-US"/>
        </w:rPr>
        <w:t xml:space="preserve">of 6 </w:t>
      </w:r>
      <w:del w:id="295" w:author="Christoffer Vissing" w:date="2023-08-10T12:01:00Z">
        <w:r w:rsidRPr="00D66C1F" w:rsidDel="00B4089E">
          <w:rPr>
            <w:rFonts w:ascii="Roboto" w:hAnsi="Roboto" w:cstheme="minorHAnsi"/>
            <w:lang w:val="en-US"/>
          </w:rPr>
          <w:delText>scan</w:delText>
        </w:r>
        <w:r w:rsidR="006627ED" w:rsidDel="00B4089E">
          <w:rPr>
            <w:rFonts w:ascii="Roboto" w:hAnsi="Roboto" w:cstheme="minorHAnsi"/>
            <w:lang w:val="en-US"/>
          </w:rPr>
          <w:delText xml:space="preserve"> </w:delText>
        </w:r>
        <w:r w:rsidRPr="00D66C1F" w:rsidDel="00B4089E">
          <w:rPr>
            <w:rFonts w:ascii="Roboto" w:hAnsi="Roboto" w:cstheme="minorHAnsi"/>
            <w:lang w:val="en-US"/>
          </w:rPr>
          <w:delText>positions</w:delText>
        </w:r>
      </w:del>
      <w:ins w:id="296" w:author="Christoffer Vissing" w:date="2023-08-27T17:44:00Z">
        <w:r w:rsidR="009B7B9F">
          <w:rPr>
            <w:rFonts w:ascii="Roboto" w:hAnsi="Roboto" w:cstheme="minorHAnsi"/>
            <w:lang w:val="en-US"/>
          </w:rPr>
          <w:t>scan-positions</w:t>
        </w:r>
      </w:ins>
      <w:r w:rsidRPr="00D66C1F">
        <w:rPr>
          <w:rFonts w:ascii="Roboto" w:hAnsi="Roboto" w:cstheme="minorHAnsi"/>
          <w:lang w:val="en-US"/>
        </w:rPr>
        <w:t xml:space="preserve"> (see </w:t>
      </w:r>
      <w:r w:rsidRPr="00D66C1F">
        <w:rPr>
          <w:rFonts w:ascii="Roboto" w:hAnsi="Roboto" w:cstheme="minorHAnsi"/>
          <w:b/>
          <w:bCs/>
          <w:lang w:val="en-US"/>
        </w:rPr>
        <w:t>Figure 2</w:t>
      </w:r>
      <w:r w:rsidRPr="00D66C1F">
        <w:rPr>
          <w:rFonts w:ascii="Roboto" w:hAnsi="Roboto" w:cstheme="minorHAnsi"/>
          <w:lang w:val="en-US"/>
        </w:rPr>
        <w:t>). In total, muscle fat fraction w</w:t>
      </w:r>
      <w:r>
        <w:rPr>
          <w:rFonts w:ascii="Roboto" w:hAnsi="Roboto" w:cstheme="minorHAnsi"/>
          <w:lang w:val="en-US"/>
        </w:rPr>
        <w:t>as</w:t>
      </w:r>
      <w:r w:rsidRPr="00D66C1F">
        <w:rPr>
          <w:rFonts w:ascii="Roboto" w:hAnsi="Roboto" w:cstheme="minorHAnsi"/>
          <w:lang w:val="en-US"/>
        </w:rPr>
        <w:t xml:space="preserve"> evaluated individually in 17 smaller muscle groups of the back (n=9) and legs (n=8). Subjects with TTNtv had higher nominal average fat</w:t>
      </w:r>
      <w:r>
        <w:rPr>
          <w:rFonts w:ascii="Roboto" w:hAnsi="Roboto" w:cstheme="minorHAnsi"/>
          <w:lang w:val="en-US"/>
        </w:rPr>
        <w:t xml:space="preserve"> </w:t>
      </w:r>
      <w:r w:rsidRPr="00D66C1F">
        <w:rPr>
          <w:rFonts w:ascii="Roboto" w:hAnsi="Roboto" w:cstheme="minorHAnsi"/>
          <w:lang w:val="en-US"/>
        </w:rPr>
        <w:t xml:space="preserve">fraction </w:t>
      </w:r>
      <w:r>
        <w:rPr>
          <w:rFonts w:ascii="Roboto" w:hAnsi="Roboto" w:cstheme="minorHAnsi"/>
          <w:lang w:val="en-US"/>
        </w:rPr>
        <w:t>in</w:t>
      </w:r>
      <w:r w:rsidRPr="00D66C1F">
        <w:rPr>
          <w:rFonts w:ascii="Roboto" w:hAnsi="Roboto" w:cstheme="minorHAnsi"/>
          <w:lang w:val="en-US"/>
        </w:rPr>
        <w:t xml:space="preserve"> all investigated muscle groups (</w:t>
      </w:r>
      <w:del w:id="297" w:author="Christoffer Vissing" w:date="2023-08-23T10:32:00Z">
        <w:r w:rsidRPr="00D66C1F" w:rsidDel="009F6B08">
          <w:rPr>
            <w:rFonts w:ascii="Roboto" w:hAnsi="Roboto" w:cstheme="minorHAnsi"/>
            <w:lang w:val="en-US"/>
          </w:rPr>
          <w:delText xml:space="preserve">statistically significant in 10 muscle groups, see </w:delText>
        </w:r>
      </w:del>
      <w:r w:rsidRPr="00D66C1F">
        <w:rPr>
          <w:rFonts w:ascii="Roboto" w:hAnsi="Roboto" w:cstheme="minorHAnsi"/>
          <w:b/>
          <w:bCs/>
          <w:lang w:val="en-US"/>
        </w:rPr>
        <w:t>Suppl Figure 3</w:t>
      </w:r>
      <w:ins w:id="298" w:author="Christoffer Vissing" w:date="2023-08-22T15:08:00Z">
        <w:r w:rsidR="002F5F48">
          <w:rPr>
            <w:rFonts w:ascii="Roboto" w:hAnsi="Roboto" w:cstheme="minorHAnsi"/>
            <w:lang w:val="en-US"/>
          </w:rPr>
          <w:t>-</w:t>
        </w:r>
      </w:ins>
      <w:del w:id="299" w:author="Christoffer Vissing" w:date="2023-08-22T15:08:00Z">
        <w:r w:rsidRPr="00D66C1F" w:rsidDel="002F5F48">
          <w:rPr>
            <w:rFonts w:ascii="Roboto" w:hAnsi="Roboto" w:cstheme="minorHAnsi"/>
            <w:b/>
            <w:bCs/>
            <w:lang w:val="en-US"/>
          </w:rPr>
          <w:delText>,</w:delText>
        </w:r>
        <w:r w:rsidRPr="00D66C1F" w:rsidDel="002F5F48">
          <w:rPr>
            <w:rFonts w:ascii="Roboto" w:hAnsi="Roboto" w:cstheme="minorHAnsi"/>
            <w:lang w:val="en-US"/>
          </w:rPr>
          <w:delText xml:space="preserve"> </w:delText>
        </w:r>
      </w:del>
      <w:r w:rsidRPr="00D66C1F">
        <w:rPr>
          <w:rFonts w:ascii="Roboto" w:hAnsi="Roboto" w:cstheme="minorHAnsi"/>
          <w:b/>
          <w:bCs/>
          <w:lang w:val="en-US"/>
        </w:rPr>
        <w:t>4</w:t>
      </w:r>
      <w:del w:id="300" w:author="Christoffer Vissing" w:date="2023-08-22T15:08:00Z">
        <w:r w:rsidR="006627ED" w:rsidDel="002F5F48">
          <w:rPr>
            <w:rFonts w:ascii="Roboto" w:hAnsi="Roboto" w:cstheme="minorHAnsi"/>
            <w:b/>
            <w:bCs/>
            <w:lang w:val="en-US"/>
          </w:rPr>
          <w:delText>,</w:delText>
        </w:r>
        <w:r w:rsidRPr="00D66C1F" w:rsidDel="002F5F48">
          <w:rPr>
            <w:rFonts w:ascii="Roboto" w:hAnsi="Roboto" w:cstheme="minorHAnsi"/>
            <w:lang w:val="en-US"/>
          </w:rPr>
          <w:delText xml:space="preserve"> and</w:delText>
        </w:r>
        <w:r w:rsidRPr="00D66C1F" w:rsidDel="002F5F48">
          <w:rPr>
            <w:rFonts w:ascii="Roboto" w:hAnsi="Roboto" w:cstheme="minorHAnsi"/>
            <w:b/>
            <w:bCs/>
            <w:lang w:val="en-US"/>
          </w:rPr>
          <w:delText xml:space="preserve"> 5</w:delText>
        </w:r>
      </w:del>
      <w:r w:rsidRPr="00D66C1F">
        <w:rPr>
          <w:rFonts w:ascii="Roboto" w:hAnsi="Roboto" w:cstheme="minorHAnsi"/>
          <w:lang w:val="en-US"/>
        </w:rPr>
        <w:t xml:space="preserve">). Agglomerative hierarchical clustering analyses, using </w:t>
      </w:r>
      <w:r w:rsidR="005237FF">
        <w:rPr>
          <w:rFonts w:ascii="Roboto" w:hAnsi="Roboto" w:cstheme="minorHAnsi"/>
          <w:lang w:val="en-US"/>
        </w:rPr>
        <w:t>z-score transformed</w:t>
      </w:r>
      <w:r w:rsidR="005237FF" w:rsidRPr="00D66C1F">
        <w:rPr>
          <w:rFonts w:ascii="Roboto" w:hAnsi="Roboto" w:cstheme="minorHAnsi"/>
          <w:lang w:val="en-US"/>
        </w:rPr>
        <w:t xml:space="preserve"> </w:t>
      </w:r>
      <w:r w:rsidRPr="00D66C1F">
        <w:rPr>
          <w:rFonts w:ascii="Roboto" w:hAnsi="Roboto" w:cstheme="minorHAnsi"/>
          <w:lang w:val="en-US"/>
        </w:rPr>
        <w:t>fat</w:t>
      </w:r>
      <w:r>
        <w:rPr>
          <w:rFonts w:ascii="Roboto" w:hAnsi="Roboto" w:cstheme="minorHAnsi"/>
          <w:lang w:val="en-US"/>
        </w:rPr>
        <w:t xml:space="preserve"> </w:t>
      </w:r>
      <w:r w:rsidRPr="00D66C1F">
        <w:rPr>
          <w:rFonts w:ascii="Roboto" w:hAnsi="Roboto" w:cstheme="minorHAnsi"/>
          <w:lang w:val="en-US"/>
        </w:rPr>
        <w:t xml:space="preserve">fractions </w:t>
      </w:r>
      <w:r>
        <w:rPr>
          <w:rFonts w:ascii="Roboto" w:hAnsi="Roboto" w:cstheme="minorHAnsi"/>
          <w:lang w:val="en-US"/>
        </w:rPr>
        <w:t>in</w:t>
      </w:r>
      <w:r w:rsidRPr="00D66C1F">
        <w:rPr>
          <w:rFonts w:ascii="Roboto" w:hAnsi="Roboto" w:cstheme="minorHAnsi"/>
          <w:lang w:val="en-US"/>
        </w:rPr>
        <w:t xml:space="preserve"> </w:t>
      </w:r>
      <w:ins w:id="301" w:author="Christoffer Vissing" w:date="2023-08-27T17:45:00Z">
        <w:r w:rsidR="009B7B9F">
          <w:rPr>
            <w:rFonts w:ascii="Roboto" w:hAnsi="Roboto" w:cstheme="minorHAnsi"/>
            <w:lang w:val="en-US"/>
          </w:rPr>
          <w:t xml:space="preserve">each </w:t>
        </w:r>
      </w:ins>
      <w:del w:id="302" w:author="Christoffer Vissing" w:date="2023-08-27T17:45:00Z">
        <w:r w:rsidRPr="00D66C1F" w:rsidDel="009B7B9F">
          <w:rPr>
            <w:rFonts w:ascii="Roboto" w:hAnsi="Roboto" w:cstheme="minorHAnsi"/>
            <w:lang w:val="en-US"/>
          </w:rPr>
          <w:delText xml:space="preserve">all </w:delText>
        </w:r>
      </w:del>
      <w:r w:rsidRPr="00D66C1F">
        <w:rPr>
          <w:rFonts w:ascii="Roboto" w:hAnsi="Roboto" w:cstheme="minorHAnsi"/>
          <w:lang w:val="en-US"/>
        </w:rPr>
        <w:t>muscle group</w:t>
      </w:r>
      <w:del w:id="303" w:author="Christoffer Vissing" w:date="2023-08-27T17:45:00Z">
        <w:r w:rsidRPr="00D66C1F" w:rsidDel="009B7B9F">
          <w:rPr>
            <w:rFonts w:ascii="Roboto" w:hAnsi="Roboto" w:cstheme="minorHAnsi"/>
            <w:lang w:val="en-US"/>
          </w:rPr>
          <w:delText>s</w:delText>
        </w:r>
      </w:del>
      <w:r w:rsidRPr="00D66C1F">
        <w:rPr>
          <w:rFonts w:ascii="Roboto" w:hAnsi="Roboto" w:cstheme="minorHAnsi"/>
          <w:lang w:val="en-US"/>
        </w:rPr>
        <w:t xml:space="preserve">, formed clusters of </w:t>
      </w:r>
      <w:del w:id="304" w:author="Christoffer Vissing" w:date="2023-08-27T17:45:00Z">
        <w:r w:rsidRPr="00D66C1F" w:rsidDel="009B7B9F">
          <w:rPr>
            <w:rFonts w:ascii="Roboto" w:hAnsi="Roboto" w:cstheme="minorHAnsi"/>
            <w:lang w:val="en-US"/>
          </w:rPr>
          <w:delText xml:space="preserve">subjects with </w:delText>
        </w:r>
      </w:del>
      <w:r w:rsidRPr="00D66C1F">
        <w:rPr>
          <w:rFonts w:ascii="Roboto" w:hAnsi="Roboto" w:cstheme="minorHAnsi"/>
          <w:lang w:val="en-US"/>
        </w:rPr>
        <w:t>TTNtv</w:t>
      </w:r>
      <w:ins w:id="305" w:author="Christoffer Vissing" w:date="2023-08-27T17:45:00Z">
        <w:r w:rsidR="009B7B9F">
          <w:rPr>
            <w:rFonts w:ascii="Roboto" w:hAnsi="Roboto" w:cstheme="minorHAnsi"/>
            <w:lang w:val="en-US"/>
          </w:rPr>
          <w:t>-participants</w:t>
        </w:r>
      </w:ins>
      <w:r w:rsidRPr="00D66C1F">
        <w:rPr>
          <w:rFonts w:ascii="Roboto" w:hAnsi="Roboto" w:cstheme="minorHAnsi"/>
          <w:lang w:val="en-US"/>
        </w:rPr>
        <w:t xml:space="preserve">. To inspect the magnitude of muscle fat fraction in all investigated muscles and results of hierarchical clustering analysis see </w:t>
      </w:r>
      <w:r w:rsidRPr="00D66C1F">
        <w:rPr>
          <w:rFonts w:ascii="Roboto" w:hAnsi="Roboto" w:cstheme="minorHAnsi"/>
          <w:b/>
          <w:bCs/>
          <w:lang w:val="en-US"/>
        </w:rPr>
        <w:t>Figure 3</w:t>
      </w:r>
      <w:r w:rsidRPr="00D66C1F">
        <w:rPr>
          <w:rFonts w:ascii="Roboto" w:hAnsi="Roboto" w:cstheme="minorHAnsi"/>
          <w:lang w:val="en-US"/>
        </w:rPr>
        <w:t>.</w:t>
      </w:r>
      <w:ins w:id="306" w:author="Christoffer Vissing" w:date="2023-08-22T15:08:00Z">
        <w:r w:rsidR="002F5F48">
          <w:rPr>
            <w:rFonts w:ascii="Roboto" w:hAnsi="Roboto" w:cstheme="minorHAnsi"/>
            <w:lang w:val="en-US"/>
          </w:rPr>
          <w:t xml:space="preserve"> Since we included patients </w:t>
        </w:r>
      </w:ins>
      <w:ins w:id="307" w:author="Christoffer Vissing" w:date="2023-08-22T15:09:00Z">
        <w:r w:rsidR="002F5F48">
          <w:rPr>
            <w:rFonts w:ascii="Roboto" w:hAnsi="Roboto" w:cstheme="minorHAnsi"/>
            <w:lang w:val="en-US"/>
          </w:rPr>
          <w:t>with cardiac transplants, we performed sensitivity analysis excluding these patients and found results to be consistent with those reported above (</w:t>
        </w:r>
      </w:ins>
      <w:ins w:id="308" w:author="Christoffer Vissing" w:date="2023-08-22T15:10:00Z">
        <w:r w:rsidR="002F5F48" w:rsidRPr="00D66C1F">
          <w:rPr>
            <w:rFonts w:ascii="Roboto" w:hAnsi="Roboto" w:cstheme="minorHAnsi"/>
            <w:b/>
            <w:bCs/>
            <w:lang w:val="en-US"/>
          </w:rPr>
          <w:t>Suppl Figure</w:t>
        </w:r>
        <w:r w:rsidR="002F5F48">
          <w:rPr>
            <w:rFonts w:ascii="Roboto" w:hAnsi="Roboto" w:cstheme="minorHAnsi"/>
            <w:b/>
            <w:bCs/>
            <w:lang w:val="en-US"/>
          </w:rPr>
          <w:t xml:space="preserve"> 5</w:t>
        </w:r>
        <w:r w:rsidR="002F5F48">
          <w:rPr>
            <w:rFonts w:ascii="Roboto" w:hAnsi="Roboto" w:cstheme="minorHAnsi"/>
            <w:lang w:val="en-US"/>
          </w:rPr>
          <w:t>).</w:t>
        </w:r>
      </w:ins>
    </w:p>
    <w:p w14:paraId="3BB19EC9" w14:textId="58A168BA" w:rsidR="005724F8" w:rsidRPr="00D66C1F" w:rsidRDefault="005724F8" w:rsidP="005724F8">
      <w:pPr>
        <w:spacing w:line="480" w:lineRule="auto"/>
        <w:rPr>
          <w:ins w:id="309" w:author="Christoffer Vissing" w:date="2023-08-22T14:45:00Z"/>
          <w:rFonts w:ascii="Roboto" w:hAnsi="Roboto" w:cstheme="minorHAnsi"/>
          <w:lang w:val="en-US"/>
        </w:rPr>
      </w:pPr>
      <w:ins w:id="310" w:author="Christoffer Vissing" w:date="2023-08-22T14:45:00Z">
        <w:r w:rsidRPr="00D66C1F">
          <w:rPr>
            <w:rFonts w:ascii="Roboto" w:hAnsi="Roboto" w:cstheme="minorHAnsi"/>
            <w:b/>
            <w:bCs/>
            <w:lang w:val="en-US"/>
          </w:rPr>
          <w:t>Fat replacement of muscle</w:t>
        </w:r>
        <w:r>
          <w:rPr>
            <w:rFonts w:ascii="Roboto" w:hAnsi="Roboto" w:cstheme="minorHAnsi"/>
            <w:b/>
            <w:bCs/>
            <w:lang w:val="en-US"/>
          </w:rPr>
          <w:t xml:space="preserve"> versus </w:t>
        </w:r>
        <w:r w:rsidR="00C05227">
          <w:rPr>
            <w:rFonts w:ascii="Roboto" w:hAnsi="Roboto" w:cstheme="minorHAnsi"/>
            <w:b/>
            <w:bCs/>
            <w:lang w:val="en-US"/>
          </w:rPr>
          <w:t>non-TTNtv genetic DCM</w:t>
        </w:r>
      </w:ins>
    </w:p>
    <w:p w14:paraId="6BC311BD" w14:textId="7D682828" w:rsidR="003258A1" w:rsidRPr="003258A1" w:rsidRDefault="008F317E" w:rsidP="00F4339F">
      <w:pPr>
        <w:spacing w:line="480" w:lineRule="auto"/>
        <w:rPr>
          <w:rFonts w:ascii="Roboto" w:hAnsi="Roboto" w:cstheme="minorHAnsi"/>
          <w:bCs/>
          <w:lang w:val="en-US"/>
        </w:rPr>
      </w:pPr>
      <w:ins w:id="311" w:author="Christoffer Vissing" w:date="2023-08-09T14:44:00Z">
        <w:r>
          <w:rPr>
            <w:rFonts w:ascii="Roboto" w:hAnsi="Roboto" w:cstheme="minorHAnsi"/>
            <w:lang w:val="en-US"/>
          </w:rPr>
          <w:t xml:space="preserve">In analysis, </w:t>
        </w:r>
      </w:ins>
      <w:ins w:id="312" w:author="Christoffer Vissing" w:date="2023-08-22T13:44:00Z">
        <w:r w:rsidR="005D5EEF">
          <w:rPr>
            <w:rFonts w:ascii="Roboto" w:hAnsi="Roboto" w:cstheme="minorHAnsi"/>
            <w:lang w:val="en-US"/>
          </w:rPr>
          <w:t>including</w:t>
        </w:r>
      </w:ins>
      <w:ins w:id="313" w:author="Christoffer Vissing" w:date="2023-08-09T14:45:00Z">
        <w:r>
          <w:rPr>
            <w:rFonts w:ascii="Roboto" w:hAnsi="Roboto" w:cstheme="minorHAnsi"/>
            <w:lang w:val="en-US"/>
          </w:rPr>
          <w:t xml:space="preserve"> patients with DCM of other genetic causes</w:t>
        </w:r>
      </w:ins>
      <w:ins w:id="314" w:author="Christoffer Vissing" w:date="2023-08-09T14:44:00Z">
        <w:r>
          <w:rPr>
            <w:rFonts w:ascii="Roboto" w:hAnsi="Roboto" w:cstheme="minorHAnsi"/>
            <w:lang w:val="en-US"/>
          </w:rPr>
          <w:t xml:space="preserve"> </w:t>
        </w:r>
      </w:ins>
      <w:ins w:id="315" w:author="Christoffer Vissing" w:date="2023-08-09T14:45:00Z">
        <w:r>
          <w:rPr>
            <w:rFonts w:ascii="Roboto" w:hAnsi="Roboto" w:cstheme="minorHAnsi"/>
            <w:lang w:val="en-US"/>
          </w:rPr>
          <w:t>(</w:t>
        </w:r>
        <w:r w:rsidRPr="008F317E">
          <w:rPr>
            <w:rFonts w:ascii="Roboto" w:hAnsi="Roboto" w:cstheme="minorHAnsi"/>
            <w:i/>
            <w:iCs/>
            <w:lang w:val="en-US"/>
            <w:rPrChange w:id="316" w:author="Christoffer Vissing" w:date="2023-08-09T14:45:00Z">
              <w:rPr>
                <w:rFonts w:ascii="Roboto" w:hAnsi="Roboto" w:cstheme="minorHAnsi"/>
                <w:lang w:val="en-US"/>
              </w:rPr>
            </w:rPrChange>
          </w:rPr>
          <w:t>RBM20</w:t>
        </w:r>
        <w:r>
          <w:rPr>
            <w:rFonts w:ascii="Roboto" w:hAnsi="Roboto" w:cstheme="minorHAnsi"/>
            <w:lang w:val="en-US"/>
          </w:rPr>
          <w:t>, n=</w:t>
        </w:r>
      </w:ins>
      <w:ins w:id="317" w:author="Christoffer Vissing" w:date="2023-08-09T14:47:00Z">
        <w:r w:rsidR="00C6109D">
          <w:rPr>
            <w:rFonts w:ascii="Roboto" w:hAnsi="Roboto" w:cstheme="minorHAnsi"/>
            <w:lang w:val="en-US"/>
          </w:rPr>
          <w:t xml:space="preserve"> 4</w:t>
        </w:r>
      </w:ins>
      <w:ins w:id="318" w:author="Christoffer Vissing" w:date="2023-08-09T14:45:00Z">
        <w:r>
          <w:rPr>
            <w:rFonts w:ascii="Roboto" w:hAnsi="Roboto" w:cstheme="minorHAnsi"/>
            <w:lang w:val="en-US"/>
          </w:rPr>
          <w:t xml:space="preserve">; </w:t>
        </w:r>
        <w:r w:rsidRPr="008F317E">
          <w:rPr>
            <w:rFonts w:ascii="Roboto" w:hAnsi="Roboto" w:cstheme="minorHAnsi"/>
            <w:i/>
            <w:iCs/>
            <w:lang w:val="en-US"/>
            <w:rPrChange w:id="319" w:author="Christoffer Vissing" w:date="2023-08-09T14:45:00Z">
              <w:rPr>
                <w:rFonts w:ascii="Roboto" w:hAnsi="Roboto" w:cstheme="minorHAnsi"/>
                <w:lang w:val="en-US"/>
              </w:rPr>
            </w:rPrChange>
          </w:rPr>
          <w:t>MYBPC3</w:t>
        </w:r>
        <w:r>
          <w:rPr>
            <w:rFonts w:ascii="Roboto" w:hAnsi="Roboto" w:cstheme="minorHAnsi"/>
            <w:lang w:val="en-US"/>
          </w:rPr>
          <w:t>, n=</w:t>
        </w:r>
      </w:ins>
      <w:ins w:id="320" w:author="Christoffer Vissing" w:date="2023-08-09T14:47:00Z">
        <w:r w:rsidR="00C6109D">
          <w:rPr>
            <w:rFonts w:ascii="Roboto" w:hAnsi="Roboto" w:cstheme="minorHAnsi"/>
            <w:lang w:val="en-US"/>
          </w:rPr>
          <w:t xml:space="preserve"> 2; </w:t>
        </w:r>
        <w:r w:rsidR="00C6109D" w:rsidRPr="00C6109D">
          <w:rPr>
            <w:rFonts w:ascii="Roboto" w:hAnsi="Roboto" w:cstheme="minorHAnsi"/>
            <w:i/>
            <w:iCs/>
            <w:lang w:val="en-US"/>
            <w:rPrChange w:id="321" w:author="Christoffer Vissing" w:date="2023-08-09T14:47:00Z">
              <w:rPr>
                <w:rFonts w:ascii="Roboto" w:hAnsi="Roboto" w:cstheme="minorHAnsi"/>
                <w:lang w:val="en-US"/>
              </w:rPr>
            </w:rPrChange>
          </w:rPr>
          <w:t>DSP</w:t>
        </w:r>
        <w:r w:rsidR="00C6109D">
          <w:rPr>
            <w:rFonts w:ascii="Roboto" w:hAnsi="Roboto" w:cstheme="minorHAnsi"/>
            <w:lang w:val="en-US"/>
          </w:rPr>
          <w:t>, n= 1)</w:t>
        </w:r>
      </w:ins>
      <w:ins w:id="322" w:author="Christoffer Vissing" w:date="2023-08-22T14:45:00Z">
        <w:r w:rsidR="00C05227">
          <w:rPr>
            <w:rFonts w:ascii="Roboto" w:hAnsi="Roboto" w:cstheme="minorHAnsi"/>
            <w:lang w:val="en-US"/>
          </w:rPr>
          <w:t xml:space="preserve"> and similar </w:t>
        </w:r>
      </w:ins>
      <w:ins w:id="323" w:author="Christoffer Vissing" w:date="2023-08-22T14:46:00Z">
        <w:r w:rsidR="00C05227">
          <w:rPr>
            <w:rFonts w:ascii="Roboto" w:hAnsi="Roboto" w:cstheme="minorHAnsi"/>
            <w:lang w:val="en-US"/>
          </w:rPr>
          <w:t>LVEF (mean</w:t>
        </w:r>
      </w:ins>
      <w:ins w:id="324" w:author="Christoffer Vissing" w:date="2023-08-22T14:49:00Z">
        <w:r w:rsidR="00C05227">
          <w:rPr>
            <w:rFonts w:ascii="Roboto" w:hAnsi="Roboto" w:cstheme="minorHAnsi"/>
            <w:lang w:val="en-US"/>
          </w:rPr>
          <w:t xml:space="preserve"> LVEF 45.5% vs </w:t>
        </w:r>
      </w:ins>
      <w:ins w:id="325" w:author="Christoffer Vissing" w:date="2023-08-22T14:50:00Z">
        <w:r w:rsidR="00C05227">
          <w:rPr>
            <w:rFonts w:ascii="Roboto" w:hAnsi="Roboto" w:cstheme="minorHAnsi"/>
            <w:lang w:val="en-US"/>
          </w:rPr>
          <w:t>46.4%, p =0.66)</w:t>
        </w:r>
      </w:ins>
      <w:ins w:id="326" w:author="Christoffer Vissing" w:date="2023-08-09T14:48:00Z">
        <w:r w:rsidR="00C6109D">
          <w:rPr>
            <w:rFonts w:ascii="Roboto" w:hAnsi="Roboto" w:cstheme="minorHAnsi"/>
            <w:lang w:val="en-US"/>
          </w:rPr>
          <w:t>, mean muscle fat fraction</w:t>
        </w:r>
      </w:ins>
      <w:ins w:id="327" w:author="Christoffer Vissing" w:date="2023-08-22T14:55:00Z">
        <w:r w:rsidR="00C05227">
          <w:rPr>
            <w:rFonts w:ascii="Roboto" w:hAnsi="Roboto" w:cstheme="minorHAnsi"/>
            <w:lang w:val="en-US"/>
          </w:rPr>
          <w:t>s</w:t>
        </w:r>
      </w:ins>
      <w:ins w:id="328" w:author="Christoffer Vissing" w:date="2023-08-09T14:48:00Z">
        <w:r w:rsidR="00C6109D">
          <w:rPr>
            <w:rFonts w:ascii="Roboto" w:hAnsi="Roboto" w:cstheme="minorHAnsi"/>
            <w:lang w:val="en-US"/>
          </w:rPr>
          <w:t xml:space="preserve"> </w:t>
        </w:r>
      </w:ins>
      <w:ins w:id="329" w:author="Christoffer Vissing" w:date="2023-08-22T14:55:00Z">
        <w:r w:rsidR="00C05227">
          <w:rPr>
            <w:rFonts w:ascii="Roboto" w:hAnsi="Roboto" w:cstheme="minorHAnsi"/>
            <w:lang w:val="en-US"/>
          </w:rPr>
          <w:t>were</w:t>
        </w:r>
      </w:ins>
      <w:ins w:id="330" w:author="Christoffer Vissing" w:date="2023-08-09T14:48:00Z">
        <w:r w:rsidR="00C6109D">
          <w:rPr>
            <w:rFonts w:ascii="Roboto" w:hAnsi="Roboto" w:cstheme="minorHAnsi"/>
            <w:lang w:val="en-US"/>
          </w:rPr>
          <w:t xml:space="preserve"> numerically lower</w:t>
        </w:r>
      </w:ins>
      <w:ins w:id="331" w:author="Christoffer Vissing" w:date="2023-08-10T12:01:00Z">
        <w:r w:rsidR="00B4089E">
          <w:rPr>
            <w:rFonts w:ascii="Roboto" w:hAnsi="Roboto" w:cstheme="minorHAnsi"/>
            <w:lang w:val="en-US"/>
          </w:rPr>
          <w:t xml:space="preserve"> in all muscle groups</w:t>
        </w:r>
      </w:ins>
      <w:ins w:id="332" w:author="Christoffer Vissing" w:date="2023-08-22T15:01:00Z">
        <w:r w:rsidR="003258A1">
          <w:rPr>
            <w:rFonts w:ascii="Roboto" w:hAnsi="Roboto" w:cstheme="minorHAnsi"/>
            <w:lang w:val="en-US"/>
          </w:rPr>
          <w:t xml:space="preserve"> both in absolute terms</w:t>
        </w:r>
      </w:ins>
      <w:ins w:id="333" w:author="Christoffer Vissing" w:date="2023-08-22T14:50:00Z">
        <w:r w:rsidR="00C05227">
          <w:rPr>
            <w:rFonts w:ascii="Roboto" w:hAnsi="Roboto" w:cstheme="minorHAnsi"/>
            <w:lang w:val="en-US"/>
          </w:rPr>
          <w:t xml:space="preserve"> (</w:t>
        </w:r>
      </w:ins>
      <w:ins w:id="334" w:author="Christoffer Vissing" w:date="2023-08-22T14:52:00Z">
        <w:r w:rsidR="00C05227">
          <w:rPr>
            <w:rFonts w:ascii="Roboto" w:hAnsi="Roboto" w:cstheme="minorHAnsi"/>
            <w:lang w:val="en-US"/>
          </w:rPr>
          <w:t xml:space="preserve">calf </w:t>
        </w:r>
      </w:ins>
      <w:ins w:id="335" w:author="Christoffer Vissing" w:date="2023-08-22T14:53:00Z">
        <w:r w:rsidR="00C05227">
          <w:rPr>
            <w:rFonts w:ascii="Roboto" w:hAnsi="Roboto" w:cstheme="minorHAnsi"/>
            <w:bCs/>
            <w:lang w:val="en-US"/>
          </w:rPr>
          <w:t>Δ</w:t>
        </w:r>
        <w:r w:rsidR="00C05227">
          <w:rPr>
            <w:rFonts w:ascii="Roboto" w:hAnsi="Roboto" w:cstheme="minorHAnsi"/>
            <w:lang w:val="en-US"/>
          </w:rPr>
          <w:t>-3.2%, p = 0.13</w:t>
        </w:r>
      </w:ins>
      <w:ins w:id="336" w:author="Christoffer Vissing" w:date="2023-08-22T14:54:00Z">
        <w:r w:rsidR="00C05227">
          <w:rPr>
            <w:rFonts w:ascii="Roboto" w:hAnsi="Roboto" w:cstheme="minorHAnsi"/>
            <w:lang w:val="en-US"/>
          </w:rPr>
          <w:t>0</w:t>
        </w:r>
      </w:ins>
      <w:ins w:id="337" w:author="Christoffer Vissing" w:date="2023-08-22T14:53:00Z">
        <w:r w:rsidR="00C05227">
          <w:rPr>
            <w:rFonts w:ascii="Roboto" w:hAnsi="Roboto" w:cstheme="minorHAnsi"/>
            <w:lang w:val="en-US"/>
          </w:rPr>
          <w:t xml:space="preserve">; thigh </w:t>
        </w:r>
        <w:r w:rsidR="00C05227">
          <w:rPr>
            <w:rFonts w:ascii="Roboto" w:hAnsi="Roboto" w:cstheme="minorHAnsi"/>
            <w:bCs/>
            <w:lang w:val="en-US"/>
          </w:rPr>
          <w:t>Δ-</w:t>
        </w:r>
      </w:ins>
      <w:ins w:id="338" w:author="Christoffer Vissing" w:date="2023-08-22T14:54:00Z">
        <w:r w:rsidR="00C05227">
          <w:rPr>
            <w:rFonts w:ascii="Roboto" w:hAnsi="Roboto" w:cstheme="minorHAnsi"/>
            <w:bCs/>
            <w:lang w:val="en-US"/>
          </w:rPr>
          <w:t>3.2%, p =0.129</w:t>
        </w:r>
        <w:r w:rsidR="00C05227">
          <w:rPr>
            <w:rFonts w:ascii="Roboto" w:hAnsi="Roboto" w:cstheme="minorHAnsi"/>
            <w:lang w:val="en-US"/>
          </w:rPr>
          <w:t xml:space="preserve">; </w:t>
        </w:r>
      </w:ins>
      <w:ins w:id="339" w:author="Christoffer Vissing" w:date="2023-08-22T14:52:00Z">
        <w:r w:rsidR="00C05227">
          <w:rPr>
            <w:rFonts w:ascii="Roboto" w:hAnsi="Roboto" w:cstheme="minorHAnsi"/>
            <w:bCs/>
            <w:lang w:val="en-US"/>
          </w:rPr>
          <w:t xml:space="preserve">back </w:t>
        </w:r>
      </w:ins>
      <w:ins w:id="340" w:author="Christoffer Vissing" w:date="2023-08-22T14:53:00Z">
        <w:r w:rsidR="00C05227">
          <w:rPr>
            <w:rFonts w:ascii="Roboto" w:hAnsi="Roboto" w:cstheme="minorHAnsi"/>
            <w:bCs/>
            <w:lang w:val="en-US"/>
          </w:rPr>
          <w:t>Δ</w:t>
        </w:r>
      </w:ins>
      <w:ins w:id="341" w:author="Christoffer Vissing" w:date="2023-08-22T14:52:00Z">
        <w:r w:rsidR="00C05227">
          <w:rPr>
            <w:rFonts w:ascii="Roboto" w:hAnsi="Roboto" w:cstheme="minorHAnsi"/>
            <w:bCs/>
            <w:lang w:val="en-US"/>
          </w:rPr>
          <w:t>-</w:t>
        </w:r>
      </w:ins>
      <w:ins w:id="342" w:author="Christoffer Vissing" w:date="2023-08-22T15:03:00Z">
        <w:r w:rsidR="003258A1">
          <w:rPr>
            <w:rFonts w:ascii="Roboto" w:hAnsi="Roboto" w:cstheme="minorHAnsi"/>
            <w:bCs/>
            <w:lang w:val="en-US"/>
          </w:rPr>
          <w:t>5</w:t>
        </w:r>
      </w:ins>
      <w:ins w:id="343" w:author="Christoffer Vissing" w:date="2023-08-22T14:52:00Z">
        <w:r w:rsidR="00C05227">
          <w:rPr>
            <w:rFonts w:ascii="Roboto" w:hAnsi="Roboto" w:cstheme="minorHAnsi"/>
            <w:bCs/>
            <w:lang w:val="en-US"/>
          </w:rPr>
          <w:t>.</w:t>
        </w:r>
      </w:ins>
      <w:ins w:id="344" w:author="Christoffer Vissing" w:date="2023-08-22T15:03:00Z">
        <w:r w:rsidR="003258A1">
          <w:rPr>
            <w:rFonts w:ascii="Roboto" w:hAnsi="Roboto" w:cstheme="minorHAnsi"/>
            <w:bCs/>
            <w:lang w:val="en-US"/>
          </w:rPr>
          <w:t>5</w:t>
        </w:r>
      </w:ins>
      <w:ins w:id="345" w:author="Christoffer Vissing" w:date="2023-08-22T14:52:00Z">
        <w:r w:rsidR="00C05227">
          <w:rPr>
            <w:rFonts w:ascii="Roboto" w:hAnsi="Roboto" w:cstheme="minorHAnsi"/>
            <w:bCs/>
            <w:lang w:val="en-US"/>
          </w:rPr>
          <w:t xml:space="preserve">%, </w:t>
        </w:r>
      </w:ins>
      <w:ins w:id="346" w:author="Christoffer Vissing" w:date="2023-08-22T14:51:00Z">
        <w:r w:rsidR="00C05227" w:rsidRPr="00D66C1F">
          <w:rPr>
            <w:rFonts w:ascii="Roboto" w:hAnsi="Roboto" w:cstheme="minorHAnsi"/>
            <w:bCs/>
            <w:lang w:val="en-US"/>
          </w:rPr>
          <w:t>p=0.</w:t>
        </w:r>
      </w:ins>
      <w:ins w:id="347" w:author="Christoffer Vissing" w:date="2023-08-22T14:52:00Z">
        <w:r w:rsidR="00C05227">
          <w:rPr>
            <w:rFonts w:ascii="Roboto" w:hAnsi="Roboto" w:cstheme="minorHAnsi"/>
            <w:bCs/>
            <w:lang w:val="en-US"/>
          </w:rPr>
          <w:t>61</w:t>
        </w:r>
      </w:ins>
      <w:ins w:id="348" w:author="Christoffer Vissing" w:date="2023-08-22T14:51:00Z">
        <w:r w:rsidR="00C05227" w:rsidRPr="00D66C1F">
          <w:rPr>
            <w:rFonts w:ascii="Roboto" w:hAnsi="Roboto" w:cstheme="minorHAnsi"/>
            <w:bCs/>
            <w:lang w:val="en-US"/>
          </w:rPr>
          <w:t>)</w:t>
        </w:r>
      </w:ins>
      <w:ins w:id="349" w:author="Christoffer Vissing" w:date="2023-08-22T15:01:00Z">
        <w:r w:rsidR="003258A1">
          <w:rPr>
            <w:rFonts w:ascii="Roboto" w:hAnsi="Roboto" w:cstheme="minorHAnsi"/>
            <w:bCs/>
            <w:lang w:val="en-US"/>
          </w:rPr>
          <w:t xml:space="preserve"> and when corrected for</w:t>
        </w:r>
      </w:ins>
      <w:ins w:id="350" w:author="Christoffer Vissing" w:date="2023-08-22T15:02:00Z">
        <w:r w:rsidR="003258A1">
          <w:rPr>
            <w:rFonts w:ascii="Roboto" w:hAnsi="Roboto" w:cstheme="minorHAnsi"/>
            <w:bCs/>
            <w:lang w:val="en-US"/>
          </w:rPr>
          <w:t xml:space="preserve"> age, sex and BMI </w:t>
        </w:r>
        <w:r w:rsidR="003258A1">
          <w:rPr>
            <w:rFonts w:ascii="Roboto" w:hAnsi="Roboto" w:cstheme="minorHAnsi"/>
            <w:lang w:val="en-US"/>
          </w:rPr>
          <w:t xml:space="preserve">(calf </w:t>
        </w:r>
        <w:r w:rsidR="003258A1">
          <w:rPr>
            <w:rFonts w:ascii="Roboto" w:hAnsi="Roboto" w:cstheme="minorHAnsi"/>
            <w:bCs/>
            <w:lang w:val="en-US"/>
          </w:rPr>
          <w:t>Δ</w:t>
        </w:r>
        <w:r w:rsidR="003258A1">
          <w:rPr>
            <w:rFonts w:ascii="Roboto" w:hAnsi="Roboto" w:cstheme="minorHAnsi"/>
            <w:lang w:val="en-US"/>
          </w:rPr>
          <w:t xml:space="preserve">-1.6%, p = 0.198; thigh </w:t>
        </w:r>
        <w:r w:rsidR="003258A1">
          <w:rPr>
            <w:rFonts w:ascii="Roboto" w:hAnsi="Roboto" w:cstheme="minorHAnsi"/>
            <w:bCs/>
            <w:lang w:val="en-US"/>
          </w:rPr>
          <w:t>Δ-1.7%, p =0.103</w:t>
        </w:r>
        <w:r w:rsidR="003258A1">
          <w:rPr>
            <w:rFonts w:ascii="Roboto" w:hAnsi="Roboto" w:cstheme="minorHAnsi"/>
            <w:lang w:val="en-US"/>
          </w:rPr>
          <w:t xml:space="preserve">; </w:t>
        </w:r>
        <w:r w:rsidR="003258A1">
          <w:rPr>
            <w:rFonts w:ascii="Roboto" w:hAnsi="Roboto" w:cstheme="minorHAnsi"/>
            <w:bCs/>
            <w:lang w:val="en-US"/>
          </w:rPr>
          <w:t xml:space="preserve">back Δ-3.9%, </w:t>
        </w:r>
        <w:r w:rsidR="003258A1" w:rsidRPr="00D66C1F">
          <w:rPr>
            <w:rFonts w:ascii="Roboto" w:hAnsi="Roboto" w:cstheme="minorHAnsi"/>
            <w:bCs/>
            <w:lang w:val="en-US"/>
          </w:rPr>
          <w:t>p=0.</w:t>
        </w:r>
      </w:ins>
      <w:ins w:id="351" w:author="Christoffer Vissing" w:date="2023-08-22T15:03:00Z">
        <w:r w:rsidR="003258A1">
          <w:rPr>
            <w:rFonts w:ascii="Roboto" w:hAnsi="Roboto" w:cstheme="minorHAnsi"/>
            <w:bCs/>
            <w:lang w:val="en-US"/>
          </w:rPr>
          <w:t>23</w:t>
        </w:r>
      </w:ins>
      <w:ins w:id="352" w:author="Christoffer Vissing" w:date="2023-08-22T15:02:00Z">
        <w:r w:rsidR="003258A1" w:rsidRPr="00D66C1F">
          <w:rPr>
            <w:rFonts w:ascii="Roboto" w:hAnsi="Roboto" w:cstheme="minorHAnsi"/>
            <w:bCs/>
            <w:lang w:val="en-US"/>
          </w:rPr>
          <w:t>)</w:t>
        </w:r>
      </w:ins>
      <w:ins w:id="353" w:author="Christoffer Vissing" w:date="2023-08-22T15:04:00Z">
        <w:r w:rsidR="003258A1">
          <w:rPr>
            <w:rFonts w:ascii="Roboto" w:hAnsi="Roboto" w:cstheme="minorHAnsi"/>
            <w:bCs/>
            <w:lang w:val="en-US"/>
          </w:rPr>
          <w:t xml:space="preserve">, although not statistically significant (see </w:t>
        </w:r>
        <w:r w:rsidR="003258A1" w:rsidRPr="003258A1">
          <w:rPr>
            <w:rFonts w:ascii="Roboto" w:hAnsi="Roboto" w:cstheme="minorHAnsi"/>
            <w:b/>
            <w:lang w:val="en-US"/>
            <w:rPrChange w:id="354" w:author="Christoffer Vissing" w:date="2023-08-22T15:05:00Z">
              <w:rPr>
                <w:rFonts w:ascii="Roboto" w:hAnsi="Roboto" w:cstheme="minorHAnsi"/>
                <w:bCs/>
                <w:lang w:val="en-US"/>
              </w:rPr>
            </w:rPrChange>
          </w:rPr>
          <w:t>Suppl Figur</w:t>
        </w:r>
      </w:ins>
      <w:ins w:id="355" w:author="Christoffer Vissing" w:date="2023-08-22T15:05:00Z">
        <w:r w:rsidR="003258A1" w:rsidRPr="003258A1">
          <w:rPr>
            <w:rFonts w:ascii="Roboto" w:hAnsi="Roboto" w:cstheme="minorHAnsi"/>
            <w:b/>
            <w:lang w:val="en-US"/>
            <w:rPrChange w:id="356" w:author="Christoffer Vissing" w:date="2023-08-22T15:05:00Z">
              <w:rPr>
                <w:rFonts w:ascii="Roboto" w:hAnsi="Roboto" w:cstheme="minorHAnsi"/>
                <w:bCs/>
                <w:lang w:val="en-US"/>
              </w:rPr>
            </w:rPrChange>
          </w:rPr>
          <w:t>e 6</w:t>
        </w:r>
        <w:r w:rsidR="003258A1">
          <w:rPr>
            <w:rFonts w:ascii="Roboto" w:hAnsi="Roboto" w:cstheme="minorHAnsi"/>
            <w:bCs/>
            <w:lang w:val="en-US"/>
          </w:rPr>
          <w:t>)</w:t>
        </w:r>
      </w:ins>
      <w:ins w:id="357" w:author="Christoffer Vissing" w:date="2023-08-22T15:04:00Z">
        <w:r w:rsidR="003258A1">
          <w:rPr>
            <w:rFonts w:ascii="Roboto" w:hAnsi="Roboto" w:cstheme="minorHAnsi"/>
            <w:bCs/>
            <w:lang w:val="en-US"/>
          </w:rPr>
          <w:t xml:space="preserve">. </w:t>
        </w:r>
      </w:ins>
      <w:ins w:id="358" w:author="Christoffer Vissing" w:date="2023-08-22T15:13:00Z">
        <w:r w:rsidR="002F5F48">
          <w:rPr>
            <w:rFonts w:ascii="Roboto" w:hAnsi="Roboto" w:cstheme="minorHAnsi"/>
            <w:bCs/>
            <w:lang w:val="en-US"/>
          </w:rPr>
          <w:t>In line</w:t>
        </w:r>
      </w:ins>
      <w:ins w:id="359" w:author="Christoffer Vissing" w:date="2023-08-22T15:14:00Z">
        <w:r w:rsidR="002F5F48">
          <w:rPr>
            <w:rFonts w:ascii="Roboto" w:hAnsi="Roboto" w:cstheme="minorHAnsi"/>
            <w:bCs/>
            <w:lang w:val="en-US"/>
          </w:rPr>
          <w:t xml:space="preserve">ar mixed modelling including </w:t>
        </w:r>
      </w:ins>
      <w:ins w:id="360" w:author="Christoffer Vissing" w:date="2023-08-22T15:32:00Z">
        <w:r w:rsidR="002A0C7C">
          <w:rPr>
            <w:rFonts w:ascii="Roboto" w:hAnsi="Roboto" w:cstheme="minorHAnsi"/>
            <w:bCs/>
            <w:lang w:val="en-US"/>
          </w:rPr>
          <w:t>results from all investigated</w:t>
        </w:r>
      </w:ins>
      <w:ins w:id="361" w:author="Christoffer Vissing" w:date="2023-08-22T15:14:00Z">
        <w:r w:rsidR="002F5F48">
          <w:rPr>
            <w:rFonts w:ascii="Roboto" w:hAnsi="Roboto" w:cstheme="minorHAnsi"/>
            <w:bCs/>
            <w:lang w:val="en-US"/>
          </w:rPr>
          <w:t xml:space="preserve"> muscle</w:t>
        </w:r>
      </w:ins>
      <w:ins w:id="362" w:author="Christoffer Vissing" w:date="2023-08-22T15:32:00Z">
        <w:r w:rsidR="002A0C7C">
          <w:rPr>
            <w:rFonts w:ascii="Roboto" w:hAnsi="Roboto" w:cstheme="minorHAnsi"/>
            <w:bCs/>
            <w:lang w:val="en-US"/>
          </w:rPr>
          <w:t>s</w:t>
        </w:r>
      </w:ins>
      <w:ins w:id="363" w:author="Christoffer Vissing" w:date="2023-08-22T15:04:00Z">
        <w:r w:rsidR="003258A1">
          <w:rPr>
            <w:rFonts w:ascii="Roboto" w:hAnsi="Roboto" w:cstheme="minorHAnsi"/>
            <w:bCs/>
            <w:lang w:val="en-US"/>
          </w:rPr>
          <w:t xml:space="preserve">, fat fraction </w:t>
        </w:r>
      </w:ins>
      <w:ins w:id="364" w:author="Christoffer Vissing" w:date="2023-08-22T15:14:00Z">
        <w:r w:rsidR="002F5F48">
          <w:rPr>
            <w:rFonts w:ascii="Roboto" w:hAnsi="Roboto" w:cstheme="minorHAnsi"/>
            <w:bCs/>
            <w:lang w:val="en-US"/>
          </w:rPr>
          <w:lastRenderedPageBreak/>
          <w:t xml:space="preserve">was found to be </w:t>
        </w:r>
      </w:ins>
      <w:ins w:id="365" w:author="Christoffer Vissing" w:date="2023-08-22T15:17:00Z">
        <w:r w:rsidR="003C2DEB">
          <w:rPr>
            <w:rFonts w:ascii="Roboto" w:hAnsi="Roboto" w:cstheme="minorHAnsi"/>
            <w:bCs/>
            <w:lang w:val="en-US"/>
          </w:rPr>
          <w:t>1.5%-points (CI: 0.2 to 2.8, p</w:t>
        </w:r>
      </w:ins>
      <w:ins w:id="366" w:author="Christoffer Vissing" w:date="2023-08-22T15:04:00Z">
        <w:r w:rsidR="003258A1">
          <w:rPr>
            <w:rFonts w:ascii="Roboto" w:hAnsi="Roboto" w:cstheme="minorHAnsi"/>
            <w:bCs/>
            <w:lang w:val="en-US"/>
          </w:rPr>
          <w:t xml:space="preserve"> </w:t>
        </w:r>
      </w:ins>
      <w:ins w:id="367" w:author="Christoffer Vissing" w:date="2023-08-22T15:46:00Z">
        <w:r w:rsidR="002A0C7C">
          <w:rPr>
            <w:rFonts w:ascii="Roboto" w:hAnsi="Roboto" w:cstheme="minorHAnsi"/>
            <w:bCs/>
            <w:lang w:val="en-US"/>
          </w:rPr>
          <w:t>=0.025)</w:t>
        </w:r>
        <w:r w:rsidR="009F1CF9">
          <w:rPr>
            <w:rFonts w:ascii="Roboto" w:hAnsi="Roboto" w:cstheme="minorHAnsi"/>
            <w:bCs/>
            <w:lang w:val="en-US"/>
          </w:rPr>
          <w:t xml:space="preserve"> higher in participants with TTNtv compared to non-TTNtv genetic DCM</w:t>
        </w:r>
      </w:ins>
      <w:ins w:id="368" w:author="Christoffer Vissing" w:date="2023-08-22T16:46:00Z">
        <w:r w:rsidR="00AD010D">
          <w:rPr>
            <w:rFonts w:ascii="Roboto" w:hAnsi="Roboto" w:cstheme="minorHAnsi"/>
            <w:bCs/>
            <w:lang w:val="en-US"/>
          </w:rPr>
          <w:t xml:space="preserve"> (</w:t>
        </w:r>
        <w:r w:rsidR="00AD010D" w:rsidRPr="00AD010D">
          <w:rPr>
            <w:rFonts w:ascii="Roboto" w:hAnsi="Roboto" w:cstheme="minorHAnsi"/>
            <w:b/>
            <w:lang w:val="en-US"/>
            <w:rPrChange w:id="369" w:author="Christoffer Vissing" w:date="2023-08-22T16:47:00Z">
              <w:rPr>
                <w:rFonts w:ascii="Roboto" w:hAnsi="Roboto" w:cstheme="minorHAnsi"/>
                <w:bCs/>
                <w:lang w:val="en-US"/>
              </w:rPr>
            </w:rPrChange>
          </w:rPr>
          <w:t xml:space="preserve">Figure </w:t>
        </w:r>
      </w:ins>
      <w:ins w:id="370" w:author="Christoffer Vissing" w:date="2023-08-22T16:47:00Z">
        <w:r w:rsidR="00AD010D">
          <w:rPr>
            <w:rFonts w:ascii="Roboto" w:hAnsi="Roboto" w:cstheme="minorHAnsi"/>
            <w:b/>
            <w:lang w:val="en-US"/>
          </w:rPr>
          <w:t>4</w:t>
        </w:r>
      </w:ins>
      <w:ins w:id="371" w:author="Christoffer Vissing" w:date="2023-08-22T16:46:00Z">
        <w:r w:rsidR="00AD010D">
          <w:rPr>
            <w:rFonts w:ascii="Roboto" w:hAnsi="Roboto" w:cstheme="minorHAnsi"/>
            <w:bCs/>
            <w:lang w:val="en-US"/>
          </w:rPr>
          <w:t>)</w:t>
        </w:r>
      </w:ins>
      <w:ins w:id="372" w:author="Christoffer Vissing" w:date="2023-08-22T15:46:00Z">
        <w:r w:rsidR="009F1CF9">
          <w:rPr>
            <w:rFonts w:ascii="Roboto" w:hAnsi="Roboto" w:cstheme="minorHAnsi"/>
            <w:bCs/>
            <w:lang w:val="en-US"/>
          </w:rPr>
          <w:t>.</w:t>
        </w:r>
      </w:ins>
    </w:p>
    <w:p w14:paraId="39400C4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6923A448" w14:textId="35F921DD"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evaluated </w:t>
      </w:r>
      <w:r>
        <w:rPr>
          <w:rFonts w:ascii="Roboto" w:hAnsi="Roboto" w:cstheme="minorHAnsi"/>
          <w:lang w:val="en-US"/>
        </w:rPr>
        <w:t xml:space="preserve">in </w:t>
      </w:r>
      <w:r w:rsidRPr="00D66C1F">
        <w:rPr>
          <w:rFonts w:ascii="Roboto" w:hAnsi="Roboto" w:cstheme="minorHAnsi"/>
          <w:lang w:val="en-US"/>
        </w:rPr>
        <w:t xml:space="preserve">21 </w:t>
      </w:r>
      <w:r>
        <w:rPr>
          <w:rFonts w:ascii="Roboto" w:hAnsi="Roboto" w:cstheme="minorHAnsi"/>
          <w:lang w:val="en-US"/>
        </w:rPr>
        <w:t>patients</w:t>
      </w:r>
      <w:r w:rsidRPr="00D66C1F">
        <w:rPr>
          <w:rFonts w:ascii="Roboto" w:hAnsi="Roboto" w:cstheme="minorHAnsi"/>
          <w:lang w:val="en-US"/>
        </w:rPr>
        <w:t xml:space="preserve"> of wh</w:t>
      </w:r>
      <w:r>
        <w:rPr>
          <w:rFonts w:ascii="Roboto" w:hAnsi="Roboto" w:cstheme="minorHAnsi"/>
          <w:lang w:val="en-US"/>
        </w:rPr>
        <w:t>om</w:t>
      </w:r>
      <w:r w:rsidRPr="00D66C1F">
        <w:rPr>
          <w:rFonts w:ascii="Roboto" w:hAnsi="Roboto" w:cstheme="minorHAnsi"/>
          <w:lang w:val="en-US"/>
        </w:rPr>
        <w:t xml:space="preserve"> 16 (62%) </w:t>
      </w:r>
      <w:r>
        <w:rPr>
          <w:rFonts w:ascii="Roboto" w:hAnsi="Roboto" w:cstheme="minorHAnsi"/>
          <w:lang w:val="en-US"/>
        </w:rPr>
        <w:t xml:space="preserve">had </w:t>
      </w:r>
      <w:r w:rsidRPr="00D66C1F">
        <w:rPr>
          <w:rFonts w:ascii="Roboto" w:hAnsi="Roboto" w:cstheme="minorHAnsi"/>
          <w:lang w:val="en-US"/>
        </w:rPr>
        <w:t>myopathic features</w:t>
      </w:r>
      <w:r>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 xml:space="preserve">Figure </w:t>
      </w:r>
      <w:ins w:id="373" w:author="Christoffer Vissing" w:date="2023-08-22T16:47:00Z">
        <w:r w:rsidR="00AD010D">
          <w:rPr>
            <w:rFonts w:ascii="Roboto" w:hAnsi="Roboto" w:cstheme="minorHAnsi"/>
            <w:b/>
            <w:bCs/>
            <w:lang w:val="en-US"/>
          </w:rPr>
          <w:t>5</w:t>
        </w:r>
      </w:ins>
      <w:del w:id="374" w:author="Christoffer Vissing" w:date="2023-08-22T16:47:00Z">
        <w:r w:rsidR="002318B9" w:rsidDel="00AD010D">
          <w:rPr>
            <w:rFonts w:ascii="Roboto" w:hAnsi="Roboto" w:cstheme="minorHAnsi"/>
            <w:b/>
            <w:bCs/>
            <w:lang w:val="en-US"/>
          </w:rPr>
          <w:delText>4</w:delText>
        </w:r>
      </w:del>
      <w:r w:rsidRPr="00D66C1F">
        <w:rPr>
          <w:rFonts w:ascii="Roboto" w:hAnsi="Roboto" w:cstheme="minorHAnsi"/>
          <w:lang w:val="en-US"/>
        </w:rPr>
        <w:t xml:space="preserve">). </w:t>
      </w:r>
      <w:r>
        <w:rPr>
          <w:rFonts w:ascii="Roboto" w:hAnsi="Roboto" w:cstheme="minorHAnsi"/>
          <w:lang w:val="en-US"/>
        </w:rPr>
        <w:t>Myopathic features encompassed</w:t>
      </w:r>
      <w:r w:rsidRPr="00D66C1F">
        <w:rPr>
          <w:rFonts w:ascii="Roboto" w:hAnsi="Roboto" w:cstheme="minorHAnsi"/>
          <w:lang w:val="en-US"/>
        </w:rPr>
        <w:t xml:space="preserve"> an increase in internalized nuclei (n=15), fiber-</w:t>
      </w:r>
      <w:r w:rsidR="00DA5B80">
        <w:rPr>
          <w:rFonts w:ascii="Roboto" w:hAnsi="Roboto" w:cstheme="minorHAnsi"/>
          <w:lang w:val="en-US"/>
        </w:rPr>
        <w:t>size</w:t>
      </w:r>
      <w:r w:rsidR="00DA5B80" w:rsidRPr="00D66C1F">
        <w:rPr>
          <w:rFonts w:ascii="Roboto" w:hAnsi="Roboto" w:cstheme="minorHAnsi"/>
          <w:lang w:val="en-US"/>
        </w:rPr>
        <w:t xml:space="preserve"> </w:t>
      </w:r>
      <w:r w:rsidRPr="00D66C1F">
        <w:rPr>
          <w:rFonts w:ascii="Roboto" w:hAnsi="Roboto" w:cstheme="minorHAnsi"/>
          <w:lang w:val="en-US"/>
        </w:rPr>
        <w:t xml:space="preserve">variability (n=9), inclusion bodies (n=5), fiber-type 1 predominance (n=1), fiber-type 2 atrophy (n=2), increased connective tissue volume (n=1) and mononuclear cell infiltration (n=1). No disease-specific myopathic patterns were observed in the biopsies. </w:t>
      </w:r>
      <w:r w:rsidR="007C58FA">
        <w:rPr>
          <w:rFonts w:ascii="Roboto" w:hAnsi="Roboto" w:cstheme="minorHAnsi"/>
          <w:lang w:val="en-US"/>
        </w:rPr>
        <w:t>S</w:t>
      </w:r>
      <w:r w:rsidRPr="00D66C1F">
        <w:rPr>
          <w:rFonts w:ascii="Roboto" w:hAnsi="Roboto" w:cstheme="minorHAnsi"/>
          <w:lang w:val="en-US"/>
        </w:rPr>
        <w:t>keletal muscle from 8 patients were investigated by transmission electron microscopy (TEM) imaging (</w:t>
      </w:r>
      <w:del w:id="375" w:author="Christoffer Vissing" w:date="2023-08-22T16:47:00Z">
        <w:r w:rsidRPr="00D66C1F" w:rsidDel="00AD010D">
          <w:rPr>
            <w:rFonts w:ascii="Roboto" w:hAnsi="Roboto" w:cstheme="minorHAnsi"/>
            <w:lang w:val="en-US"/>
          </w:rPr>
          <w:delText xml:space="preserve">see </w:delText>
        </w:r>
      </w:del>
      <w:r w:rsidRPr="00D66C1F">
        <w:rPr>
          <w:rFonts w:ascii="Roboto" w:hAnsi="Roboto" w:cstheme="minorHAnsi"/>
          <w:b/>
          <w:bCs/>
          <w:lang w:val="en-US"/>
        </w:rPr>
        <w:t xml:space="preserve">Figure </w:t>
      </w:r>
      <w:ins w:id="376" w:author="Christoffer Vissing" w:date="2023-08-22T16:47:00Z">
        <w:r w:rsidR="00AD010D">
          <w:rPr>
            <w:rFonts w:ascii="Roboto" w:hAnsi="Roboto" w:cstheme="minorHAnsi"/>
            <w:b/>
            <w:bCs/>
            <w:lang w:val="en-US"/>
          </w:rPr>
          <w:t>5</w:t>
        </w:r>
      </w:ins>
      <w:del w:id="377" w:author="Christoffer Vissing" w:date="2023-08-22T16:47:00Z">
        <w:r w:rsidR="002318B9" w:rsidDel="00AD010D">
          <w:rPr>
            <w:rFonts w:ascii="Roboto" w:hAnsi="Roboto" w:cstheme="minorHAnsi"/>
            <w:b/>
            <w:bCs/>
            <w:lang w:val="en-US"/>
          </w:rPr>
          <w:delText>4</w:delText>
        </w:r>
      </w:del>
      <w:r w:rsidRPr="00D66C1F">
        <w:rPr>
          <w:rFonts w:ascii="Roboto" w:hAnsi="Roboto" w:cstheme="minorHAnsi"/>
          <w:lang w:val="en-US"/>
        </w:rPr>
        <w:t xml:space="preserve">). </w:t>
      </w:r>
      <w:r w:rsidR="00DA5B80" w:rsidRPr="00D66C1F">
        <w:rPr>
          <w:rFonts w:ascii="Roboto" w:hAnsi="Roboto" w:cstheme="minorHAnsi"/>
          <w:lang w:val="en-US"/>
        </w:rPr>
        <w:t>In general</w:t>
      </w:r>
      <w:r w:rsidR="00DA5B80">
        <w:rPr>
          <w:rFonts w:ascii="Roboto" w:hAnsi="Roboto" w:cstheme="minorHAnsi"/>
          <w:lang w:val="en-US"/>
        </w:rPr>
        <w:t>,</w:t>
      </w:r>
      <w:r w:rsidR="00DA5B80" w:rsidRPr="00D66C1F">
        <w:rPr>
          <w:rFonts w:ascii="Roboto" w:hAnsi="Roboto" w:cstheme="minorHAnsi"/>
          <w:lang w:val="en-US"/>
        </w:rPr>
        <w:t xml:space="preserve"> Z-lines</w:t>
      </w:r>
      <w:r w:rsidR="00DA5B80">
        <w:rPr>
          <w:rFonts w:ascii="Roboto" w:hAnsi="Roboto" w:cstheme="minorHAnsi"/>
          <w:lang w:val="en-US"/>
        </w:rPr>
        <w:t xml:space="preserve"> and T-</w:t>
      </w:r>
      <w:proofErr w:type="spellStart"/>
      <w:r w:rsidR="00DA5B80">
        <w:rPr>
          <w:rFonts w:ascii="Roboto" w:hAnsi="Roboto" w:cstheme="minorHAnsi"/>
          <w:lang w:val="en-US"/>
        </w:rPr>
        <w:t>tubuli</w:t>
      </w:r>
      <w:proofErr w:type="spellEnd"/>
      <w:r w:rsidR="00DA5B80">
        <w:rPr>
          <w:rFonts w:ascii="Roboto" w:hAnsi="Roboto" w:cstheme="minorHAnsi"/>
          <w:lang w:val="en-US"/>
        </w:rPr>
        <w:t xml:space="preserve"> were well-ordered and in register</w:t>
      </w:r>
      <w:r w:rsidR="00DA5B80" w:rsidRPr="00D66C1F">
        <w:rPr>
          <w:rFonts w:ascii="Roboto" w:hAnsi="Roboto" w:cstheme="minorHAnsi"/>
          <w:lang w:val="en-US"/>
        </w:rPr>
        <w:t xml:space="preserve">, </w:t>
      </w:r>
      <w:r w:rsidR="00DA5B80">
        <w:rPr>
          <w:rFonts w:ascii="Roboto" w:hAnsi="Roboto" w:cstheme="minorHAnsi"/>
          <w:lang w:val="en-US"/>
        </w:rPr>
        <w:t xml:space="preserve">however, </w:t>
      </w:r>
      <w:r w:rsidR="00DA5B80" w:rsidRPr="00D66C1F">
        <w:rPr>
          <w:rFonts w:ascii="Roboto" w:hAnsi="Roboto" w:cstheme="minorHAnsi"/>
          <w:lang w:val="en-US"/>
        </w:rPr>
        <w:t xml:space="preserve">M-lines </w:t>
      </w:r>
      <w:r w:rsidR="00DA5B80">
        <w:rPr>
          <w:rFonts w:ascii="Roboto" w:hAnsi="Roboto" w:cstheme="minorHAnsi"/>
          <w:lang w:val="en-US"/>
        </w:rPr>
        <w:t xml:space="preserve">often appeared uneven and discontinuous. </w:t>
      </w:r>
      <w:r w:rsidRPr="00D66C1F">
        <w:rPr>
          <w:rFonts w:ascii="Roboto" w:hAnsi="Roboto" w:cstheme="minorHAnsi"/>
          <w:lang w:val="en-US"/>
        </w:rPr>
        <w:t>The most notable finding included excessive amounts of glycogen observed in 5/8 subjects (often packed densely in large patchy lakes),</w:t>
      </w:r>
      <w:r w:rsidR="00DA5B80" w:rsidRPr="00DA5B80">
        <w:rPr>
          <w:rFonts w:ascii="Roboto" w:hAnsi="Roboto" w:cstheme="minorHAnsi"/>
          <w:lang w:val="en-US"/>
        </w:rPr>
        <w:t xml:space="preserve"> </w:t>
      </w:r>
      <w:r w:rsidR="00DA5B80">
        <w:rPr>
          <w:rFonts w:ascii="Roboto" w:hAnsi="Roboto" w:cstheme="minorHAnsi"/>
          <w:lang w:val="en-US"/>
        </w:rPr>
        <w:t>as well as very large autophagosomes and lysosomes</w:t>
      </w:r>
      <w:r w:rsidR="00DA5B80" w:rsidRPr="00D66C1F">
        <w:rPr>
          <w:rFonts w:ascii="Roboto" w:hAnsi="Roboto" w:cstheme="minorHAnsi"/>
          <w:lang w:val="en-US"/>
        </w:rPr>
        <w:t xml:space="preserve">, in addition to </w:t>
      </w:r>
      <w:r w:rsidR="00DA5B80">
        <w:rPr>
          <w:rFonts w:ascii="Roboto" w:hAnsi="Roboto" w:cstheme="minorHAnsi"/>
          <w:lang w:val="en-US"/>
        </w:rPr>
        <w:t>tubular aggregates,</w:t>
      </w:r>
      <w:r w:rsidRPr="00D66C1F">
        <w:rPr>
          <w:rFonts w:ascii="Roboto" w:hAnsi="Roboto" w:cstheme="minorHAnsi"/>
          <w:lang w:val="en-US"/>
        </w:rPr>
        <w:t xml:space="preserve"> centralized nuclei and abnormal mitochondria with apparent mitophagy in a smaller subset of patients. </w:t>
      </w:r>
    </w:p>
    <w:p w14:paraId="30AE84EB" w14:textId="77777777"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b/>
          <w:bCs/>
          <w:color w:val="000000" w:themeColor="text1"/>
          <w:lang w:val="en-US"/>
        </w:rPr>
        <w:t>Muscle strength</w:t>
      </w:r>
    </w:p>
    <w:p w14:paraId="322DFB65" w14:textId="60612695"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color w:val="000000" w:themeColor="text1"/>
          <w:lang w:val="en-US"/>
        </w:rPr>
        <w:t xml:space="preserve">Compared to </w:t>
      </w:r>
      <w:del w:id="378" w:author="Christoffer Vissing" w:date="2023-08-23T10:04:00Z">
        <w:r w:rsidRPr="00D66C1F" w:rsidDel="004B3284">
          <w:rPr>
            <w:rFonts w:ascii="Roboto" w:hAnsi="Roboto" w:cstheme="minorHAnsi"/>
            <w:color w:val="000000" w:themeColor="text1"/>
            <w:lang w:val="en-US"/>
          </w:rPr>
          <w:delText xml:space="preserve">published </w:delText>
        </w:r>
      </w:del>
      <w:r w:rsidRPr="00D66C1F">
        <w:rPr>
          <w:rFonts w:ascii="Roboto" w:hAnsi="Roboto" w:cstheme="minorHAnsi"/>
          <w:color w:val="000000" w:themeColor="text1"/>
          <w:lang w:val="en-US"/>
        </w:rPr>
        <w:t xml:space="preserve">normative values, knee extension strength was mildly decreased in </w:t>
      </w:r>
      <w:r>
        <w:rPr>
          <w:rFonts w:ascii="Roboto" w:hAnsi="Roboto" w:cstheme="minorHAnsi"/>
          <w:color w:val="000000" w:themeColor="text1"/>
          <w:lang w:val="en-US"/>
        </w:rPr>
        <w:t>participants</w:t>
      </w:r>
      <w:r w:rsidRPr="00D66C1F">
        <w:rPr>
          <w:rFonts w:ascii="Roboto" w:hAnsi="Roboto" w:cstheme="minorHAnsi"/>
          <w:color w:val="000000" w:themeColor="text1"/>
          <w:lang w:val="en-US"/>
        </w:rPr>
        <w:t xml:space="preserve"> with TTNtv (-0.51 z-score (95% CI -0.02 to -0.99), p=0.043)</w:t>
      </w:r>
      <w:r w:rsidR="006627ED">
        <w:rPr>
          <w:rFonts w:ascii="Roboto" w:hAnsi="Roboto" w:cstheme="minorHAnsi"/>
          <w:color w:val="000000" w:themeColor="text1"/>
          <w:lang w:val="en-US"/>
        </w:rPr>
        <w:t>,</w:t>
      </w:r>
      <w:r w:rsidRPr="00D66C1F">
        <w:rPr>
          <w:rFonts w:ascii="Roboto" w:hAnsi="Roboto" w:cstheme="minorHAnsi"/>
          <w:color w:val="000000" w:themeColor="text1"/>
          <w:lang w:val="en-US"/>
        </w:rPr>
        <w:t xml:space="preserve"> and knee flexion </w:t>
      </w:r>
      <w:r w:rsidR="008954E7">
        <w:rPr>
          <w:rFonts w:ascii="Roboto" w:hAnsi="Roboto" w:cstheme="minorHAnsi"/>
          <w:color w:val="000000" w:themeColor="text1"/>
          <w:lang w:val="en-US"/>
        </w:rPr>
        <w:t xml:space="preserve">strength </w:t>
      </w:r>
      <w:r w:rsidRPr="00D66C1F">
        <w:rPr>
          <w:rFonts w:ascii="Roboto" w:hAnsi="Roboto" w:cstheme="minorHAnsi"/>
          <w:color w:val="000000" w:themeColor="text1"/>
          <w:lang w:val="en-US"/>
        </w:rPr>
        <w:t xml:space="preserve">was nominally lower (-0.32 z-score (95% CI 0.27 to -0.91), p=0.266). However, knee extension and flexion strength were still </w:t>
      </w:r>
      <w:r w:rsidR="008954E7">
        <w:rPr>
          <w:rFonts w:ascii="Roboto" w:hAnsi="Roboto" w:cstheme="minorHAnsi"/>
          <w:color w:val="000000" w:themeColor="text1"/>
          <w:lang w:val="en-US"/>
        </w:rPr>
        <w:t>close to normal</w:t>
      </w:r>
      <w:r w:rsidRPr="00D66C1F">
        <w:rPr>
          <w:rFonts w:ascii="Roboto" w:hAnsi="Roboto" w:cstheme="minorHAnsi"/>
          <w:color w:val="000000" w:themeColor="text1"/>
          <w:lang w:val="en-US"/>
        </w:rPr>
        <w:t xml:space="preserve"> (mean 127±49 Nm and 75±40 Nm</w:t>
      </w:r>
      <w:r>
        <w:rPr>
          <w:rFonts w:ascii="Roboto" w:hAnsi="Roboto" w:cstheme="minorHAnsi"/>
          <w:color w:val="000000" w:themeColor="text1"/>
          <w:lang w:val="en-US"/>
        </w:rPr>
        <w:t>,</w:t>
      </w:r>
      <w:r w:rsidRPr="00D66C1F">
        <w:rPr>
          <w:rFonts w:ascii="Roboto" w:hAnsi="Roboto" w:cstheme="minorHAnsi"/>
          <w:color w:val="000000" w:themeColor="text1"/>
          <w:lang w:val="en-US"/>
        </w:rPr>
        <w:t xml:space="preserve"> respectively)</w:t>
      </w:r>
      <w:r w:rsidR="00DF7E0C">
        <w:rPr>
          <w:rFonts w:ascii="Roboto" w:hAnsi="Roboto" w:cstheme="minorHAnsi"/>
          <w:color w:val="000000" w:themeColor="text1"/>
          <w:lang w:val="en-US"/>
        </w:rPr>
        <w:t xml:space="preserve"> and a</w:t>
      </w:r>
      <w:r w:rsidR="00DF7E0C" w:rsidRPr="00D66C1F">
        <w:rPr>
          <w:rFonts w:ascii="Roboto" w:hAnsi="Roboto" w:cstheme="minorHAnsi"/>
          <w:color w:val="000000" w:themeColor="text1"/>
          <w:lang w:val="en-US"/>
        </w:rPr>
        <w:t>nkle plantar and dorsal flexion could not be accurately estimated by hand-held dynamometry</w:t>
      </w:r>
      <w:r w:rsidR="001D4DF6">
        <w:rPr>
          <w:rFonts w:ascii="Roboto" w:hAnsi="Roboto" w:cstheme="minorHAnsi"/>
          <w:color w:val="000000" w:themeColor="text1"/>
          <w:lang w:val="en-US"/>
        </w:rPr>
        <w:t>, due to high force-generation by the participants</w:t>
      </w:r>
      <w:r w:rsidRPr="00D66C1F">
        <w:rPr>
          <w:rFonts w:ascii="Roboto" w:hAnsi="Roboto" w:cstheme="minorHAnsi"/>
          <w:color w:val="000000" w:themeColor="text1"/>
          <w:lang w:val="en-US"/>
        </w:rPr>
        <w:t>.</w:t>
      </w:r>
    </w:p>
    <w:p w14:paraId="29122B3C" w14:textId="0B75E5CF" w:rsidR="00F4339F" w:rsidRPr="00D66C1F" w:rsidRDefault="00F4339F" w:rsidP="00F4339F">
      <w:pPr>
        <w:spacing w:line="480" w:lineRule="auto"/>
        <w:rPr>
          <w:rFonts w:ascii="Roboto" w:hAnsi="Roboto" w:cstheme="minorHAnsi"/>
          <w:b/>
          <w:bCs/>
          <w:lang w:val="en-US"/>
        </w:rPr>
      </w:pPr>
      <w:del w:id="379" w:author="Christoffer Vissing" w:date="2023-08-28T08:56:00Z">
        <w:r w:rsidRPr="00D66C1F" w:rsidDel="000A744B">
          <w:rPr>
            <w:rFonts w:ascii="Roboto" w:hAnsi="Roboto" w:cstheme="minorHAnsi"/>
            <w:b/>
            <w:bCs/>
            <w:lang w:val="en-US"/>
          </w:rPr>
          <w:delText xml:space="preserve">Variables </w:delText>
        </w:r>
      </w:del>
      <w:ins w:id="380" w:author="Christoffer Vissing" w:date="2023-08-28T08:56:00Z">
        <w:r w:rsidR="000A744B">
          <w:rPr>
            <w:rFonts w:ascii="Roboto" w:hAnsi="Roboto" w:cstheme="minorHAnsi"/>
            <w:b/>
            <w:bCs/>
            <w:lang w:val="en-US"/>
          </w:rPr>
          <w:t>Features</w:t>
        </w:r>
        <w:r w:rsidR="000A744B" w:rsidRPr="00D66C1F">
          <w:rPr>
            <w:rFonts w:ascii="Roboto" w:hAnsi="Roboto" w:cstheme="minorHAnsi"/>
            <w:b/>
            <w:bCs/>
            <w:lang w:val="en-US"/>
          </w:rPr>
          <w:t xml:space="preserve"> </w:t>
        </w:r>
      </w:ins>
      <w:r w:rsidRPr="00D66C1F">
        <w:rPr>
          <w:rFonts w:ascii="Roboto" w:hAnsi="Roboto" w:cstheme="minorHAnsi"/>
          <w:b/>
          <w:bCs/>
          <w:lang w:val="en-US"/>
        </w:rPr>
        <w:t>correlated with muscle fat replacement</w:t>
      </w:r>
    </w:p>
    <w:p w14:paraId="39115299" w14:textId="5BB084F8" w:rsidR="00F4339F" w:rsidRPr="00D66C1F" w:rsidRDefault="00F4339F" w:rsidP="00F4339F">
      <w:pPr>
        <w:spacing w:line="480" w:lineRule="auto"/>
        <w:rPr>
          <w:rFonts w:ascii="Roboto" w:hAnsi="Roboto" w:cstheme="minorHAnsi"/>
          <w:lang w:val="en-US"/>
        </w:rPr>
      </w:pPr>
      <w:del w:id="381" w:author="Christoffer Vissing" w:date="2023-08-22T13:45:00Z">
        <w:r w:rsidRPr="00D66C1F" w:rsidDel="005D5EEF">
          <w:rPr>
            <w:rFonts w:ascii="Roboto" w:hAnsi="Roboto" w:cstheme="minorHAnsi"/>
            <w:lang w:val="en-US"/>
          </w:rPr>
          <w:delText xml:space="preserve">In </w:delText>
        </w:r>
        <w:r w:rsidDel="005D5EEF">
          <w:rPr>
            <w:rFonts w:ascii="Roboto" w:hAnsi="Roboto" w:cstheme="minorHAnsi"/>
            <w:lang w:val="en-US"/>
          </w:rPr>
          <w:delText>participants</w:delText>
        </w:r>
        <w:r w:rsidRPr="00D66C1F" w:rsidDel="005D5EEF">
          <w:rPr>
            <w:rFonts w:ascii="Roboto" w:hAnsi="Roboto" w:cstheme="minorHAnsi"/>
            <w:lang w:val="en-US"/>
          </w:rPr>
          <w:delText xml:space="preserve"> with TTNtv, f</w:delText>
        </w:r>
      </w:del>
      <w:ins w:id="382" w:author="Christoffer Vissing" w:date="2023-08-22T13:45:00Z">
        <w:r w:rsidR="005D5EEF">
          <w:rPr>
            <w:rFonts w:ascii="Roboto" w:hAnsi="Roboto" w:cstheme="minorHAnsi"/>
            <w:lang w:val="en-US"/>
          </w:rPr>
          <w:t>F</w:t>
        </w:r>
      </w:ins>
      <w:r w:rsidRPr="00D66C1F">
        <w:rPr>
          <w:rFonts w:ascii="Roboto" w:hAnsi="Roboto" w:cstheme="minorHAnsi"/>
          <w:lang w:val="en-US"/>
        </w:rPr>
        <w:t xml:space="preserve">at replacement of skeletal muscle </w:t>
      </w:r>
      <w:del w:id="383" w:author="Christoffer Vissing" w:date="2023-08-22T13:45:00Z">
        <w:r w:rsidRPr="00D66C1F" w:rsidDel="005D5EEF">
          <w:rPr>
            <w:rFonts w:ascii="Roboto" w:hAnsi="Roboto" w:cstheme="minorHAnsi"/>
            <w:lang w:val="en-US"/>
          </w:rPr>
          <w:delText xml:space="preserve">showed </w:delText>
        </w:r>
      </w:del>
      <w:ins w:id="384" w:author="Christoffer Vissing" w:date="2023-08-22T13:45:00Z">
        <w:r w:rsidR="005D5EEF">
          <w:rPr>
            <w:rFonts w:ascii="Roboto" w:hAnsi="Roboto" w:cstheme="minorHAnsi"/>
            <w:lang w:val="en-US"/>
          </w:rPr>
          <w:t>had</w:t>
        </w:r>
        <w:r w:rsidR="005D5EEF" w:rsidRPr="00D66C1F">
          <w:rPr>
            <w:rFonts w:ascii="Roboto" w:hAnsi="Roboto" w:cstheme="minorHAnsi"/>
            <w:lang w:val="en-US"/>
          </w:rPr>
          <w:t xml:space="preserve"> </w:t>
        </w:r>
      </w:ins>
      <w:r w:rsidRPr="00D66C1F">
        <w:rPr>
          <w:rFonts w:ascii="Roboto" w:hAnsi="Roboto" w:cstheme="minorHAnsi"/>
          <w:lang w:val="en-US"/>
        </w:rPr>
        <w:t>a moderate-strong correlation to age and NT-proBNP in all muscle groups</w:t>
      </w:r>
      <w:ins w:id="385" w:author="Christoffer Vissing" w:date="2023-08-22T13:45:00Z">
        <w:r w:rsidR="005D5EEF">
          <w:rPr>
            <w:rFonts w:ascii="Roboto" w:hAnsi="Roboto" w:cstheme="minorHAnsi"/>
            <w:lang w:val="en-US"/>
          </w:rPr>
          <w:t xml:space="preserve"> of TTNtv participants</w:t>
        </w:r>
      </w:ins>
      <w:r w:rsidRPr="00D66C1F">
        <w:rPr>
          <w:rFonts w:ascii="Roboto" w:hAnsi="Roboto" w:cstheme="minorHAnsi"/>
          <w:lang w:val="en-US"/>
        </w:rPr>
        <w:t xml:space="preserve"> (</w:t>
      </w:r>
      <w:r w:rsidRPr="00D66C1F">
        <w:rPr>
          <w:rFonts w:ascii="Roboto" w:hAnsi="Roboto" w:cstheme="minorHAnsi"/>
          <w:b/>
          <w:bCs/>
          <w:lang w:val="en-US"/>
        </w:rPr>
        <w:t xml:space="preserve">Figure </w:t>
      </w:r>
      <w:ins w:id="386" w:author="Christoffer Vissing" w:date="2023-08-22T16:47:00Z">
        <w:r w:rsidR="00AD010D">
          <w:rPr>
            <w:rFonts w:ascii="Roboto" w:hAnsi="Roboto" w:cstheme="minorHAnsi"/>
            <w:b/>
            <w:bCs/>
            <w:lang w:val="en-US"/>
          </w:rPr>
          <w:t>6</w:t>
        </w:r>
      </w:ins>
      <w:del w:id="387" w:author="Christoffer Vissing" w:date="2023-08-22T16:47:00Z">
        <w:r w:rsidR="002318B9" w:rsidDel="00AD010D">
          <w:rPr>
            <w:rFonts w:ascii="Roboto" w:hAnsi="Roboto" w:cstheme="minorHAnsi"/>
            <w:b/>
            <w:bCs/>
            <w:lang w:val="en-US"/>
          </w:rPr>
          <w:delText>5</w:delText>
        </w:r>
      </w:del>
      <w:r w:rsidR="00995C1D">
        <w:rPr>
          <w:rFonts w:ascii="Roboto" w:hAnsi="Roboto" w:cstheme="minorHAnsi"/>
          <w:b/>
          <w:bCs/>
          <w:lang w:val="en-US"/>
        </w:rPr>
        <w:t>)</w:t>
      </w:r>
      <w:r w:rsidRPr="00D66C1F">
        <w:rPr>
          <w:rFonts w:ascii="Roboto" w:hAnsi="Roboto" w:cstheme="minorHAnsi"/>
          <w:lang w:val="en-US"/>
        </w:rPr>
        <w:t>. In back- and thigh</w:t>
      </w:r>
      <w:r>
        <w:rPr>
          <w:rFonts w:ascii="Roboto" w:hAnsi="Roboto" w:cstheme="minorHAnsi"/>
          <w:lang w:val="en-US"/>
        </w:rPr>
        <w:t xml:space="preserve"> </w:t>
      </w:r>
      <w:r w:rsidRPr="00D66C1F">
        <w:rPr>
          <w:rFonts w:ascii="Roboto" w:hAnsi="Roboto" w:cstheme="minorHAnsi"/>
          <w:lang w:val="en-US"/>
        </w:rPr>
        <w:t>muscles</w:t>
      </w:r>
      <w:r>
        <w:rPr>
          <w:rFonts w:ascii="Roboto" w:hAnsi="Roboto" w:cstheme="minorHAnsi"/>
          <w:lang w:val="en-US"/>
        </w:rPr>
        <w:t>,</w:t>
      </w:r>
      <w:r w:rsidRPr="00D66C1F">
        <w:rPr>
          <w:rFonts w:ascii="Roboto" w:hAnsi="Roboto" w:cstheme="minorHAnsi"/>
          <w:lang w:val="en-US"/>
        </w:rPr>
        <w:t xml:space="preserve"> fat</w:t>
      </w:r>
      <w:r w:rsidR="006627ED">
        <w:rPr>
          <w:rFonts w:ascii="Roboto" w:hAnsi="Roboto" w:cstheme="minorHAnsi"/>
          <w:lang w:val="en-US"/>
        </w:rPr>
        <w:t xml:space="preserve"> </w:t>
      </w:r>
      <w:r w:rsidRPr="00D66C1F">
        <w:rPr>
          <w:rFonts w:ascii="Roboto" w:hAnsi="Roboto" w:cstheme="minorHAnsi"/>
          <w:lang w:val="en-US"/>
        </w:rPr>
        <w:t xml:space="preserve">fraction also </w:t>
      </w:r>
      <w:r w:rsidRPr="00D66C1F">
        <w:rPr>
          <w:rFonts w:ascii="Roboto" w:hAnsi="Roboto" w:cstheme="minorHAnsi"/>
          <w:lang w:val="en-US"/>
        </w:rPr>
        <w:lastRenderedPageBreak/>
        <w:t xml:space="preserve">correlated (moderate relationship) to BMI and LVEF, while muscle strength </w:t>
      </w:r>
      <w:del w:id="388" w:author="Christoffer Vissing" w:date="2023-08-22T13:46:00Z">
        <w:r w:rsidRPr="00D66C1F" w:rsidDel="005D5EEF">
          <w:rPr>
            <w:rFonts w:ascii="Roboto" w:hAnsi="Roboto" w:cstheme="minorHAnsi"/>
            <w:lang w:val="en-US"/>
          </w:rPr>
          <w:delText>was a predictor</w:delText>
        </w:r>
      </w:del>
      <w:ins w:id="389" w:author="Christoffer Vissing" w:date="2023-08-22T13:46:00Z">
        <w:r w:rsidR="005D5EEF">
          <w:rPr>
            <w:rFonts w:ascii="Roboto" w:hAnsi="Roboto" w:cstheme="minorHAnsi"/>
            <w:lang w:val="en-US"/>
          </w:rPr>
          <w:t xml:space="preserve">correlated </w:t>
        </w:r>
      </w:ins>
      <w:del w:id="390" w:author="Christoffer Vissing" w:date="2023-08-22T13:46:00Z">
        <w:r w:rsidRPr="00D66C1F" w:rsidDel="005D5EEF">
          <w:rPr>
            <w:rFonts w:ascii="Roboto" w:hAnsi="Roboto" w:cstheme="minorHAnsi"/>
            <w:lang w:val="en-US"/>
          </w:rPr>
          <w:delText xml:space="preserve"> </w:delText>
        </w:r>
      </w:del>
      <w:r w:rsidRPr="00D66C1F">
        <w:rPr>
          <w:rFonts w:ascii="Roboto" w:hAnsi="Roboto" w:cstheme="minorHAnsi"/>
          <w:lang w:val="en-US"/>
        </w:rPr>
        <w:t>(moderate relations</w:t>
      </w:r>
      <w:r w:rsidR="00DF7E0C">
        <w:rPr>
          <w:rFonts w:ascii="Roboto" w:hAnsi="Roboto" w:cstheme="minorHAnsi"/>
          <w:lang w:val="en-US"/>
        </w:rPr>
        <w:t>hip</w:t>
      </w:r>
      <w:r w:rsidRPr="00D66C1F">
        <w:rPr>
          <w:rFonts w:ascii="Roboto" w:hAnsi="Roboto" w:cstheme="minorHAnsi"/>
          <w:lang w:val="en-US"/>
        </w:rPr>
        <w:t xml:space="preserve">) </w:t>
      </w:r>
      <w:ins w:id="391" w:author="Christoffer Vissing" w:date="2023-08-22T13:46:00Z">
        <w:r w:rsidR="005D5EEF">
          <w:rPr>
            <w:rFonts w:ascii="Roboto" w:hAnsi="Roboto" w:cstheme="minorHAnsi"/>
            <w:lang w:val="en-US"/>
          </w:rPr>
          <w:t>with</w:t>
        </w:r>
        <w:r w:rsidR="005D5EEF" w:rsidRPr="00D66C1F">
          <w:rPr>
            <w:rFonts w:ascii="Roboto" w:hAnsi="Roboto" w:cstheme="minorHAnsi"/>
            <w:lang w:val="en-US"/>
          </w:rPr>
          <w:t xml:space="preserve"> </w:t>
        </w:r>
      </w:ins>
      <w:del w:id="392" w:author="Christoffer Vissing" w:date="2023-08-22T13:46:00Z">
        <w:r w:rsidRPr="00D66C1F" w:rsidDel="005D5EEF">
          <w:rPr>
            <w:rFonts w:ascii="Roboto" w:hAnsi="Roboto" w:cstheme="minorHAnsi"/>
            <w:lang w:val="en-US"/>
          </w:rPr>
          <w:delText xml:space="preserve">of </w:delText>
        </w:r>
      </w:del>
      <w:r w:rsidRPr="00D66C1F">
        <w:rPr>
          <w:rFonts w:ascii="Roboto" w:hAnsi="Roboto" w:cstheme="minorHAnsi"/>
          <w:lang w:val="en-US"/>
        </w:rPr>
        <w:t>fat fraction of back muscles (</w:t>
      </w:r>
      <w:r w:rsidRPr="00D66C1F">
        <w:rPr>
          <w:rFonts w:ascii="Roboto" w:hAnsi="Roboto" w:cstheme="minorHAnsi"/>
          <w:b/>
          <w:bCs/>
          <w:lang w:val="en-US"/>
        </w:rPr>
        <w:t xml:space="preserve">Figure </w:t>
      </w:r>
      <w:ins w:id="393" w:author="Christoffer Vissing" w:date="2023-08-22T16:47:00Z">
        <w:r w:rsidR="00AD010D">
          <w:rPr>
            <w:rFonts w:ascii="Roboto" w:hAnsi="Roboto" w:cstheme="minorHAnsi"/>
            <w:b/>
            <w:bCs/>
            <w:lang w:val="en-US"/>
          </w:rPr>
          <w:t>6</w:t>
        </w:r>
      </w:ins>
      <w:del w:id="394" w:author="Christoffer Vissing" w:date="2023-08-22T16:47:00Z">
        <w:r w:rsidR="002318B9" w:rsidDel="00AD010D">
          <w:rPr>
            <w:rFonts w:ascii="Roboto" w:hAnsi="Roboto" w:cstheme="minorHAnsi"/>
            <w:b/>
            <w:bCs/>
            <w:lang w:val="en-US"/>
          </w:rPr>
          <w:delText>5</w:delText>
        </w:r>
      </w:del>
      <w:r w:rsidRPr="00D66C1F">
        <w:rPr>
          <w:rFonts w:ascii="Roboto" w:hAnsi="Roboto" w:cstheme="minorHAnsi"/>
          <w:lang w:val="en-US"/>
        </w:rPr>
        <w:t>). Notably</w:t>
      </w:r>
      <w:r w:rsidR="006627ED">
        <w:rPr>
          <w:rFonts w:ascii="Roboto" w:hAnsi="Roboto" w:cstheme="minorHAnsi"/>
          <w:lang w:val="en-US"/>
        </w:rPr>
        <w:t>,</w:t>
      </w:r>
      <w:r w:rsidRPr="00D66C1F">
        <w:rPr>
          <w:rFonts w:ascii="Roboto" w:hAnsi="Roboto" w:cstheme="minorHAnsi"/>
          <w:lang w:val="en-US"/>
        </w:rPr>
        <w:t xml:space="preserve"> physical activity level was not correlated to muscle fat</w:t>
      </w:r>
      <w:r>
        <w:rPr>
          <w:rFonts w:ascii="Roboto" w:hAnsi="Roboto" w:cstheme="minorHAnsi"/>
          <w:lang w:val="en-US"/>
        </w:rPr>
        <w:t xml:space="preserve"> </w:t>
      </w:r>
      <w:r w:rsidRPr="00D66C1F">
        <w:rPr>
          <w:rFonts w:ascii="Roboto" w:hAnsi="Roboto" w:cstheme="minorHAnsi"/>
          <w:lang w:val="en-US"/>
        </w:rPr>
        <w:t xml:space="preserve">fractions. To inspect linear relationships </w:t>
      </w:r>
      <w:r>
        <w:rPr>
          <w:rFonts w:ascii="Roboto" w:hAnsi="Roboto" w:cstheme="minorHAnsi"/>
          <w:lang w:val="en-US"/>
        </w:rPr>
        <w:t xml:space="preserve">between muscle fat fractions and age </w:t>
      </w:r>
      <w:r w:rsidRPr="00D66C1F">
        <w:rPr>
          <w:rFonts w:ascii="Roboto" w:hAnsi="Roboto" w:cstheme="minorHAnsi"/>
          <w:lang w:val="en-US"/>
        </w:rPr>
        <w:t>in</w:t>
      </w:r>
      <w:r>
        <w:rPr>
          <w:rFonts w:ascii="Roboto" w:hAnsi="Roboto" w:cstheme="minorHAnsi"/>
          <w:lang w:val="en-US"/>
        </w:rPr>
        <w:t xml:space="preserve"> the entire</w:t>
      </w:r>
      <w:r w:rsidRPr="00D66C1F">
        <w:rPr>
          <w:rFonts w:ascii="Roboto" w:hAnsi="Roboto" w:cstheme="minorHAnsi"/>
          <w:lang w:val="en-US"/>
        </w:rPr>
        <w:t xml:space="preserve"> investigated cohort</w:t>
      </w:r>
      <w:r>
        <w:rPr>
          <w:rFonts w:ascii="Roboto" w:hAnsi="Roboto" w:cstheme="minorHAnsi"/>
          <w:lang w:val="en-US"/>
        </w:rPr>
        <w:t>,</w:t>
      </w:r>
      <w:r w:rsidRPr="00D66C1F">
        <w:rPr>
          <w:rFonts w:ascii="Roboto" w:hAnsi="Roboto" w:cstheme="minorHAnsi"/>
          <w:lang w:val="en-US"/>
        </w:rPr>
        <w:t xml:space="preserve"> see </w:t>
      </w:r>
      <w:r w:rsidRPr="00D66C1F">
        <w:rPr>
          <w:rFonts w:ascii="Roboto" w:hAnsi="Roboto" w:cstheme="minorHAnsi"/>
          <w:b/>
          <w:bCs/>
          <w:lang w:val="en-US"/>
        </w:rPr>
        <w:t xml:space="preserve">Suppl figure </w:t>
      </w:r>
      <w:ins w:id="395" w:author="Christoffer Vissing" w:date="2023-08-29T10:49:00Z">
        <w:r w:rsidR="0073370E">
          <w:rPr>
            <w:rFonts w:ascii="Roboto" w:hAnsi="Roboto" w:cstheme="minorHAnsi"/>
            <w:b/>
            <w:bCs/>
            <w:lang w:val="en-US"/>
          </w:rPr>
          <w:t>7</w:t>
        </w:r>
      </w:ins>
      <w:del w:id="396" w:author="Christoffer Vissing" w:date="2023-08-29T10:49:00Z">
        <w:r w:rsidRPr="00D66C1F" w:rsidDel="0073370E">
          <w:rPr>
            <w:rFonts w:ascii="Roboto" w:hAnsi="Roboto" w:cstheme="minorHAnsi"/>
            <w:b/>
            <w:bCs/>
            <w:lang w:val="en-US"/>
          </w:rPr>
          <w:delText>5</w:delText>
        </w:r>
      </w:del>
      <w:r w:rsidRPr="00D66C1F">
        <w:rPr>
          <w:rFonts w:ascii="Roboto" w:hAnsi="Roboto" w:cstheme="minorHAnsi"/>
          <w:lang w:val="en-US"/>
        </w:rPr>
        <w:t xml:space="preserve">. </w:t>
      </w:r>
      <w:r>
        <w:rPr>
          <w:rFonts w:ascii="Roboto" w:hAnsi="Roboto" w:cstheme="minorHAnsi"/>
          <w:lang w:val="en-US"/>
        </w:rPr>
        <w:t xml:space="preserve">Multiple linear regression modeling including all investigated variables, shown in </w:t>
      </w:r>
      <w:r>
        <w:rPr>
          <w:rFonts w:ascii="Roboto" w:hAnsi="Roboto" w:cstheme="minorHAnsi"/>
          <w:b/>
          <w:bCs/>
          <w:lang w:val="en-US"/>
        </w:rPr>
        <w:t xml:space="preserve">Figure </w:t>
      </w:r>
      <w:ins w:id="397" w:author="Christoffer Vissing" w:date="2023-08-23T10:35:00Z">
        <w:r w:rsidR="009F6B08">
          <w:rPr>
            <w:rFonts w:ascii="Roboto" w:hAnsi="Roboto" w:cstheme="minorHAnsi"/>
            <w:b/>
            <w:bCs/>
            <w:lang w:val="en-US"/>
          </w:rPr>
          <w:t>6</w:t>
        </w:r>
      </w:ins>
      <w:del w:id="398" w:author="Christoffer Vissing" w:date="2023-08-23T10:35:00Z">
        <w:r w:rsidR="002318B9" w:rsidDel="009F6B08">
          <w:rPr>
            <w:rFonts w:ascii="Roboto" w:hAnsi="Roboto" w:cstheme="minorHAnsi"/>
            <w:b/>
            <w:bCs/>
            <w:lang w:val="en-US"/>
          </w:rPr>
          <w:delText>5</w:delText>
        </w:r>
      </w:del>
      <w:r w:rsidRPr="00A87A69">
        <w:rPr>
          <w:rFonts w:ascii="Roboto" w:hAnsi="Roboto" w:cstheme="minorHAnsi"/>
          <w:bCs/>
          <w:lang w:val="en-US"/>
        </w:rPr>
        <w:t>,</w:t>
      </w:r>
      <w:r>
        <w:rPr>
          <w:rFonts w:ascii="Roboto" w:hAnsi="Roboto" w:cstheme="minorHAnsi"/>
          <w:lang w:val="en-US"/>
        </w:rPr>
        <w:t xml:space="preserve"> found age (β 1.3% per decade, p =0.013), BMI (β 0.9% per 5 kg/m</w:t>
      </w:r>
      <w:r>
        <w:rPr>
          <w:rFonts w:ascii="Roboto" w:hAnsi="Roboto" w:cstheme="minorHAnsi"/>
          <w:vertAlign w:val="superscript"/>
          <w:lang w:val="en-US"/>
        </w:rPr>
        <w:t>2</w:t>
      </w:r>
      <w:r>
        <w:rPr>
          <w:rFonts w:ascii="Roboto" w:hAnsi="Roboto" w:cstheme="minorHAnsi"/>
          <w:lang w:val="en-US"/>
        </w:rPr>
        <w:t>, p =0.049)</w:t>
      </w:r>
      <w:r w:rsidR="006627ED">
        <w:rPr>
          <w:rFonts w:ascii="Roboto" w:hAnsi="Roboto" w:cstheme="minorHAnsi"/>
          <w:lang w:val="en-US"/>
        </w:rPr>
        <w:t>,</w:t>
      </w:r>
      <w:r>
        <w:rPr>
          <w:rFonts w:ascii="Roboto" w:hAnsi="Roboto" w:cstheme="minorHAnsi"/>
          <w:lang w:val="en-US"/>
        </w:rPr>
        <w:t xml:space="preserve"> and NT-proBNP (β 0.7% per two-fold increase, p =0.041) to independently predict fat fraction in subjects with TTNtv, while physical activity level, muscle strength</w:t>
      </w:r>
      <w:r w:rsidR="006627ED">
        <w:rPr>
          <w:rFonts w:ascii="Roboto" w:hAnsi="Roboto" w:cstheme="minorHAnsi"/>
          <w:lang w:val="en-US"/>
        </w:rPr>
        <w:t>,</w:t>
      </w:r>
      <w:r>
        <w:rPr>
          <w:rFonts w:ascii="Roboto" w:hAnsi="Roboto" w:cstheme="minorHAnsi"/>
          <w:lang w:val="en-US"/>
        </w:rPr>
        <w:t xml:space="preserve"> and </w:t>
      </w:r>
      <w:del w:id="399" w:author="Christoffer Vissing" w:date="2023-08-22T13:47:00Z">
        <w:r w:rsidR="00DF7E0C" w:rsidDel="005D5EEF">
          <w:rPr>
            <w:rFonts w:ascii="Roboto" w:hAnsi="Roboto" w:cstheme="minorHAnsi"/>
            <w:lang w:val="en-US"/>
          </w:rPr>
          <w:delText xml:space="preserve">current </w:delText>
        </w:r>
      </w:del>
      <w:r>
        <w:rPr>
          <w:rFonts w:ascii="Roboto" w:hAnsi="Roboto" w:cstheme="minorHAnsi"/>
          <w:lang w:val="en-US"/>
        </w:rPr>
        <w:t xml:space="preserve">LVEF did not. </w:t>
      </w:r>
    </w:p>
    <w:p w14:paraId="689A7B17" w14:textId="77777777" w:rsidR="00F4339F" w:rsidRPr="00D66C1F" w:rsidRDefault="00F4339F" w:rsidP="00F4339F">
      <w:pPr>
        <w:rPr>
          <w:rFonts w:ascii="Roboto" w:hAnsi="Roboto" w:cstheme="minorHAnsi"/>
          <w:b/>
          <w:sz w:val="28"/>
          <w:lang w:val="en-US"/>
        </w:rPr>
      </w:pPr>
      <w:r w:rsidRPr="00D66C1F">
        <w:rPr>
          <w:rFonts w:ascii="Roboto" w:hAnsi="Roboto" w:cstheme="minorHAnsi"/>
          <w:b/>
          <w:sz w:val="28"/>
          <w:lang w:val="en-US"/>
        </w:rPr>
        <w:br w:type="page"/>
      </w:r>
    </w:p>
    <w:p w14:paraId="09711473"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DISCUSSION</w:t>
      </w:r>
    </w:p>
    <w:p w14:paraId="522A3341" w14:textId="3129130F"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This study is the first to </w:t>
      </w:r>
      <w:del w:id="400" w:author="Christoffer Vissing" w:date="2023-08-29T11:00:00Z">
        <w:r w:rsidRPr="00D66C1F" w:rsidDel="00D545D3">
          <w:rPr>
            <w:rFonts w:ascii="Roboto" w:hAnsi="Roboto" w:cstheme="minorHAnsi"/>
            <w:lang w:val="en-US"/>
          </w:rPr>
          <w:delText xml:space="preserve">specifically </w:delText>
        </w:r>
      </w:del>
      <w:ins w:id="401" w:author="Christoffer Vissing" w:date="2023-08-29T11:00:00Z">
        <w:r w:rsidR="00D545D3">
          <w:rPr>
            <w:rFonts w:ascii="Roboto" w:hAnsi="Roboto" w:cstheme="minorHAnsi"/>
            <w:lang w:val="en-US"/>
          </w:rPr>
          <w:t>systematically</w:t>
        </w:r>
        <w:r w:rsidR="00D545D3" w:rsidRPr="00D66C1F">
          <w:rPr>
            <w:rFonts w:ascii="Roboto" w:hAnsi="Roboto" w:cstheme="minorHAnsi"/>
            <w:lang w:val="en-US"/>
          </w:rPr>
          <w:t xml:space="preserve"> </w:t>
        </w:r>
      </w:ins>
      <w:r w:rsidRPr="00D66C1F">
        <w:rPr>
          <w:rFonts w:ascii="Roboto" w:hAnsi="Roboto" w:cstheme="minorHAnsi"/>
          <w:lang w:val="en-US"/>
        </w:rPr>
        <w:t xml:space="preserve">investigate the skeletal muscle phenotype of TTNtv-related familial </w:t>
      </w:r>
      <w:del w:id="402" w:author="Christoffer Vissing" w:date="2023-08-24T10:21:00Z">
        <w:r w:rsidRPr="00D66C1F" w:rsidDel="00E50ECC">
          <w:rPr>
            <w:rFonts w:ascii="Roboto" w:hAnsi="Roboto" w:cstheme="minorHAnsi"/>
            <w:lang w:val="en-US"/>
          </w:rPr>
          <w:delText>dilated cardiomyopathy</w:delText>
        </w:r>
      </w:del>
      <w:ins w:id="403" w:author="Christoffer Vissing" w:date="2023-08-24T10:21:00Z">
        <w:r w:rsidR="00E50ECC">
          <w:rPr>
            <w:rFonts w:ascii="Roboto" w:hAnsi="Roboto" w:cstheme="minorHAnsi"/>
            <w:lang w:val="en-US"/>
          </w:rPr>
          <w:t>DCM</w:t>
        </w:r>
      </w:ins>
      <w:r w:rsidRPr="00D66C1F">
        <w:rPr>
          <w:rFonts w:ascii="Roboto" w:hAnsi="Roboto" w:cstheme="minorHAnsi"/>
          <w:lang w:val="en-US"/>
        </w:rPr>
        <w:t>. The principal findings include</w:t>
      </w:r>
      <w:r w:rsidR="00C34166">
        <w:rPr>
          <w:rFonts w:ascii="Roboto" w:hAnsi="Roboto" w:cstheme="minorHAnsi"/>
          <w:lang w:val="en-US"/>
        </w:rPr>
        <w:t xml:space="preserve"> </w:t>
      </w:r>
      <w:r>
        <w:rPr>
          <w:rFonts w:ascii="Roboto" w:hAnsi="Roboto" w:cstheme="minorHAnsi"/>
          <w:lang w:val="en-US"/>
        </w:rPr>
        <w:t>more</w:t>
      </w:r>
      <w:r w:rsidRPr="00D66C1F">
        <w:rPr>
          <w:rFonts w:ascii="Roboto" w:hAnsi="Roboto" w:cstheme="minorHAnsi"/>
          <w:lang w:val="en-US"/>
        </w:rPr>
        <w:t xml:space="preserve"> fat replacement of skeletal muscle</w:t>
      </w:r>
      <w:r>
        <w:rPr>
          <w:rFonts w:ascii="Roboto" w:hAnsi="Roboto" w:cstheme="minorHAnsi"/>
          <w:lang w:val="en-US"/>
        </w:rPr>
        <w:t>s</w:t>
      </w:r>
      <w:r w:rsidRPr="00D66C1F">
        <w:rPr>
          <w:rFonts w:ascii="Roboto" w:hAnsi="Roboto" w:cstheme="minorHAnsi"/>
          <w:lang w:val="en-US"/>
        </w:rPr>
        <w:t xml:space="preserve"> in the back and lower extremities of </w:t>
      </w:r>
      <w:r>
        <w:rPr>
          <w:rFonts w:ascii="Roboto" w:hAnsi="Roboto" w:cstheme="minorHAnsi"/>
          <w:lang w:val="en-US"/>
        </w:rPr>
        <w:t>person</w:t>
      </w:r>
      <w:r w:rsidRPr="00D66C1F">
        <w:rPr>
          <w:rFonts w:ascii="Roboto" w:hAnsi="Roboto" w:cstheme="minorHAnsi"/>
          <w:lang w:val="en-US"/>
        </w:rPr>
        <w:t xml:space="preserve">s with TTNtv compared with matched </w:t>
      </w:r>
      <w:ins w:id="404" w:author="Christoffer Vissing" w:date="2023-08-10T12:38:00Z">
        <w:r w:rsidR="00086D7B">
          <w:rPr>
            <w:rFonts w:ascii="Roboto" w:hAnsi="Roboto" w:cstheme="minorHAnsi"/>
            <w:lang w:val="en-US"/>
          </w:rPr>
          <w:t>health</w:t>
        </w:r>
      </w:ins>
      <w:ins w:id="405" w:author="Christoffer Vissing" w:date="2023-08-10T12:39:00Z">
        <w:r w:rsidR="00086D7B">
          <w:rPr>
            <w:rFonts w:ascii="Roboto" w:hAnsi="Roboto" w:cstheme="minorHAnsi"/>
            <w:lang w:val="en-US"/>
          </w:rPr>
          <w:t xml:space="preserve">y </w:t>
        </w:r>
      </w:ins>
      <w:r w:rsidRPr="00D66C1F">
        <w:rPr>
          <w:rFonts w:ascii="Roboto" w:hAnsi="Roboto" w:cstheme="minorHAnsi"/>
          <w:lang w:val="en-US"/>
        </w:rPr>
        <w:t>controls</w:t>
      </w:r>
      <w:ins w:id="406" w:author="Christoffer Vissing" w:date="2023-08-10T12:39:00Z">
        <w:r w:rsidR="00086D7B">
          <w:rPr>
            <w:rFonts w:ascii="Roboto" w:hAnsi="Roboto" w:cstheme="minorHAnsi"/>
            <w:lang w:val="en-US"/>
          </w:rPr>
          <w:t xml:space="preserve"> and persons with genetic non-TTNtv DCM</w:t>
        </w:r>
      </w:ins>
      <w:r w:rsidRPr="00D66C1F">
        <w:rPr>
          <w:rFonts w:ascii="Roboto" w:hAnsi="Roboto" w:cstheme="minorHAnsi"/>
          <w:lang w:val="en-US"/>
        </w:rPr>
        <w:t>. Fat</w:t>
      </w:r>
      <w:r>
        <w:rPr>
          <w:rFonts w:ascii="Roboto" w:hAnsi="Roboto" w:cstheme="minorHAnsi"/>
          <w:lang w:val="en-US"/>
        </w:rPr>
        <w:t xml:space="preserve"> </w:t>
      </w:r>
      <w:r w:rsidRPr="00D66C1F">
        <w:rPr>
          <w:rFonts w:ascii="Roboto" w:hAnsi="Roboto" w:cstheme="minorHAnsi"/>
          <w:lang w:val="en-US"/>
        </w:rPr>
        <w:t xml:space="preserve">replacement of skeletal muscle was </w:t>
      </w:r>
      <w:del w:id="407" w:author="Christoffer Vissing" w:date="2023-08-23T10:36:00Z">
        <w:r w:rsidRPr="00D66C1F" w:rsidDel="00EC4409">
          <w:rPr>
            <w:rFonts w:ascii="Roboto" w:hAnsi="Roboto" w:cstheme="minorHAnsi"/>
            <w:lang w:val="en-US"/>
          </w:rPr>
          <w:delText xml:space="preserve">moderately to strongly </w:delText>
        </w:r>
      </w:del>
      <w:del w:id="408" w:author="Christoffer Vissing" w:date="2023-08-23T10:37:00Z">
        <w:r w:rsidRPr="00D66C1F" w:rsidDel="00EC4409">
          <w:rPr>
            <w:rFonts w:ascii="Roboto" w:hAnsi="Roboto" w:cstheme="minorHAnsi"/>
            <w:lang w:val="en-US"/>
          </w:rPr>
          <w:delText>correlated</w:delText>
        </w:r>
      </w:del>
      <w:ins w:id="409" w:author="Christoffer Vissing" w:date="2023-08-23T10:37:00Z">
        <w:r w:rsidR="00EC4409">
          <w:rPr>
            <w:rFonts w:ascii="Roboto" w:hAnsi="Roboto" w:cstheme="minorHAnsi"/>
            <w:lang w:val="en-US"/>
          </w:rPr>
          <w:t>associated</w:t>
        </w:r>
      </w:ins>
      <w:r w:rsidRPr="00D66C1F">
        <w:rPr>
          <w:rFonts w:ascii="Roboto" w:hAnsi="Roboto" w:cstheme="minorHAnsi"/>
          <w:lang w:val="en-US"/>
        </w:rPr>
        <w:t xml:space="preserve"> with age, as </w:t>
      </w:r>
      <w:del w:id="410" w:author="Christoffer Vissing" w:date="2023-08-29T11:00:00Z">
        <w:r w:rsidRPr="00D66C1F" w:rsidDel="00D545D3">
          <w:rPr>
            <w:rFonts w:ascii="Roboto" w:hAnsi="Roboto" w:cstheme="minorHAnsi"/>
            <w:lang w:val="en-US"/>
          </w:rPr>
          <w:delText xml:space="preserve">observed </w:delText>
        </w:r>
      </w:del>
      <w:r w:rsidRPr="00D66C1F">
        <w:rPr>
          <w:rFonts w:ascii="Roboto" w:hAnsi="Roboto" w:cstheme="minorHAnsi"/>
          <w:lang w:val="en-US"/>
        </w:rPr>
        <w:t xml:space="preserve">in the general population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{"citationID":"YPX1gYZ2","properties":{"formattedCitation":"\\super 30\\nosupersub{}","plainCitation":"30","noteIndex":0},"citationItems":[{"id":528,"uris":["http://zotero.org/users/2403727/items/26AJEVFW"],"itemData":{"id":528,"type":"article-journal","abstract":"PURPOSE: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411" w:author="Christoffer Vissing" w:date="2023-08-28T14:29:00Z">
            <w:rPr>
              <w:rFonts w:ascii="Roboto" w:hAnsi="Roboto" w:cs="Times New Roman"/>
              <w:vertAlign w:val="superscript"/>
            </w:rPr>
          </w:rPrChange>
        </w:rPr>
        <w:t>30</w:t>
      </w:r>
      <w:r w:rsidRPr="00D66C1F">
        <w:rPr>
          <w:rFonts w:ascii="Roboto" w:hAnsi="Roboto" w:cstheme="minorHAnsi"/>
          <w:lang w:val="en-US"/>
        </w:rPr>
        <w:fldChar w:fldCharType="end"/>
      </w:r>
      <w:del w:id="412" w:author="Christoffer Vissing" w:date="2023-08-23T10:37:00Z">
        <w:r w:rsidRPr="00D66C1F" w:rsidDel="00EC4409">
          <w:rPr>
            <w:rFonts w:ascii="Roboto" w:hAnsi="Roboto" w:cstheme="minorHAnsi"/>
            <w:lang w:val="en-US"/>
          </w:rPr>
          <w:delText xml:space="preserve">, but also </w:delText>
        </w:r>
        <w:r w:rsidR="006627ED" w:rsidDel="00EC4409">
          <w:rPr>
            <w:rFonts w:ascii="Roboto" w:hAnsi="Roboto" w:cstheme="minorHAnsi"/>
            <w:lang w:val="en-US"/>
          </w:rPr>
          <w:delText>with</w:delText>
        </w:r>
        <w:r w:rsidR="006627ED" w:rsidRPr="00D66C1F" w:rsidDel="00EC4409">
          <w:rPr>
            <w:rFonts w:ascii="Roboto" w:hAnsi="Roboto" w:cstheme="minorHAnsi"/>
            <w:lang w:val="en-US"/>
          </w:rPr>
          <w:delText xml:space="preserve"> </w:delText>
        </w:r>
        <w:r w:rsidRPr="00D66C1F" w:rsidDel="00EC4409">
          <w:rPr>
            <w:rFonts w:ascii="Roboto" w:hAnsi="Roboto" w:cstheme="minorHAnsi"/>
            <w:lang w:val="en-US"/>
          </w:rPr>
          <w:delText xml:space="preserve">more severe cardiac </w:delText>
        </w:r>
        <w:r w:rsidDel="00EC4409">
          <w:rPr>
            <w:rFonts w:ascii="Roboto" w:hAnsi="Roboto" w:cstheme="minorHAnsi"/>
            <w:lang w:val="en-US"/>
          </w:rPr>
          <w:delText>involvement</w:delText>
        </w:r>
      </w:del>
      <w:r w:rsidRPr="00D66C1F">
        <w:rPr>
          <w:rFonts w:ascii="Roboto" w:hAnsi="Roboto" w:cstheme="minorHAnsi"/>
          <w:lang w:val="en-US"/>
        </w:rPr>
        <w:t>. In addition, myopathic findings were common in skeletal muscle biopsies, with an increase in internalized nuclei being the most common finding</w:t>
      </w:r>
      <w:r w:rsidR="00995C1D">
        <w:rPr>
          <w:rFonts w:ascii="Roboto" w:hAnsi="Roboto" w:cstheme="minorHAnsi"/>
          <w:lang w:val="en-US"/>
        </w:rPr>
        <w:t xml:space="preserve"> and notably we observed marked accumulation of intracellular glycogen flanked by large autophagosomes and lysosomes</w:t>
      </w:r>
      <w:r w:rsidRPr="00D66C1F">
        <w:rPr>
          <w:rFonts w:ascii="Roboto" w:hAnsi="Roboto" w:cstheme="minorHAnsi"/>
          <w:lang w:val="en-US"/>
        </w:rPr>
        <w:t xml:space="preserve">. Importantly, muscle strength assessed by handheld dynamometry was relatively intact. </w:t>
      </w:r>
      <w:r>
        <w:rPr>
          <w:rFonts w:ascii="Roboto" w:hAnsi="Roboto" w:cstheme="minorHAnsi"/>
          <w:lang w:val="en-US"/>
        </w:rPr>
        <w:t>Compared to previous titin-related myopathies</w:t>
      </w:r>
      <w:r w:rsidRPr="00D66C1F">
        <w:rPr>
          <w:rFonts w:ascii="Roboto" w:hAnsi="Roboto" w:cstheme="minorHAnsi"/>
          <w:lang w:val="en-US"/>
        </w:rPr>
        <w:t xml:space="preserve">, patients with heterozygous TTNtv </w:t>
      </w:r>
      <w:r>
        <w:rPr>
          <w:rFonts w:ascii="Roboto" w:hAnsi="Roboto" w:cstheme="minorHAnsi"/>
          <w:lang w:val="en-US"/>
        </w:rPr>
        <w:t>and</w:t>
      </w:r>
      <w:r w:rsidRPr="00D66C1F">
        <w:rPr>
          <w:rFonts w:ascii="Roboto" w:hAnsi="Roboto" w:cstheme="minorHAnsi"/>
          <w:lang w:val="en-US"/>
        </w:rPr>
        <w:t xml:space="preserve"> familial cardiomyopathy </w:t>
      </w:r>
      <w:r w:rsidR="00C34166">
        <w:rPr>
          <w:rFonts w:ascii="Roboto" w:hAnsi="Roboto" w:cstheme="minorHAnsi"/>
          <w:lang w:val="en-US"/>
        </w:rPr>
        <w:t xml:space="preserve">had </w:t>
      </w:r>
      <w:r>
        <w:rPr>
          <w:rFonts w:ascii="Roboto" w:hAnsi="Roboto" w:cstheme="minorHAnsi"/>
          <w:lang w:val="en-US"/>
        </w:rPr>
        <w:t>a</w:t>
      </w:r>
      <w:r w:rsidRPr="00D66C1F">
        <w:rPr>
          <w:rFonts w:ascii="Roboto" w:hAnsi="Roboto" w:cstheme="minorHAnsi"/>
          <w:lang w:val="en-US"/>
        </w:rPr>
        <w:t xml:space="preserve"> </w:t>
      </w:r>
      <w:r>
        <w:rPr>
          <w:rFonts w:ascii="Roboto" w:hAnsi="Roboto" w:cstheme="minorHAnsi"/>
          <w:lang w:val="en-US"/>
        </w:rPr>
        <w:t>milder</w:t>
      </w:r>
      <w:r w:rsidRPr="00D66C1F">
        <w:rPr>
          <w:rFonts w:ascii="Roboto" w:hAnsi="Roboto" w:cstheme="minorHAnsi"/>
          <w:lang w:val="en-US"/>
        </w:rPr>
        <w:t xml:space="preserve"> skeletal muscle phenotype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{"citationID":"4WKijA23","properties":{"formattedCitation":"\\super 7, 11\\nosupersub{}","plainCitation":"7, 11","noteIndex":0},"citationItems":[{"id":917,"uris":["http://zotero.org/users/2403727/items/4Q7MQNDQ"],"itemData":{"id":917,"type":"article-journal","abstract":"Tibial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w:instrText>
      </w:r>
      <w:r w:rsidR="009A0CA2">
        <w:rPr>
          <w:rFonts w:ascii="Roboto" w:hAnsi="Roboto" w:cstheme="minorHAnsi" w:hint="eastAsia"/>
          <w:lang w:val="en-US"/>
        </w:rPr>
        <w:instrText xml:space="preserve"> with TMD, a Leu</w:instrText>
      </w:r>
      <w:r w:rsidR="009A0CA2">
        <w:rPr>
          <w:rFonts w:ascii="Roboto" w:hAnsi="Roboto" w:cstheme="minorHAnsi" w:hint="eastAsia"/>
          <w:lang w:val="en-US"/>
        </w:rPr>
        <w:instrText>→</w:instrText>
      </w:r>
      <w:r w:rsidR="009A0CA2">
        <w:rPr>
          <w:rFonts w:ascii="Roboto" w:hAnsi="Roboto" w:cstheme="minorHAnsi" w:hint="eastAsia"/>
          <w:lang w:val="en-US"/>
        </w:rPr>
        <w:instrText>Pro mutation at position 293,357 in Mex6 was discovered. Mex6 is adjacent to the known calpain-3 binding site Mex5 of M-line titin. Immunohistochemical analysis using two exon-specific antibodies directed to the M-line region of titin dem</w:instrText>
      </w:r>
      <w:r w:rsidR="009A0CA2">
        <w:rPr>
          <w:rFonts w:ascii="Roboto" w:hAnsi="Roboto" w:cstheme="minorHAnsi"/>
          <w:lang w:val="en-US"/>
        </w:rPr>
        <w:instrText>onstrated the 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w:instrText>
      </w:r>
      <w:r w:rsidR="009A0CA2">
        <w:rPr>
          <w:rFonts w:ascii="Roboto" w:hAnsi="Roboto" w:cstheme="minorHAnsi" w:hint="eastAsia"/>
          <w:lang w:val="en-US"/>
        </w:rPr>
        <w:instrText>erot","given":"Carole"},{"family":"Grosmann","given":"Carla"},{"family":"Camacho","given":"Ana"},{"family":"Mohassel","given":"Payam"},{"family":"Leach","given":"Meganne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w:instrText>
      </w:r>
      <w:r w:rsidR="009A0CA2">
        <w:rPr>
          <w:rFonts w:ascii="Roboto" w:hAnsi="Roboto" w:cstheme="minorHAnsi"/>
          <w:lang w:val="en-US"/>
        </w:rPr>
        <w:instrText xml:space="preserve">a"},{"family":"Collins","given":"James"},{"family":"Connolly","given":"Anne M."},{"family":"Gilbreath","given":"Heather R."},{"family":"Iannaccone","given":"Susan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413" w:author="Christoffer Vissing" w:date="2023-08-28T14:28:00Z">
            <w:rPr>
              <w:rFonts w:ascii="Roboto" w:hAnsi="Roboto" w:cs="Times New Roman"/>
              <w:vertAlign w:val="superscript"/>
            </w:rPr>
          </w:rPrChange>
        </w:rPr>
        <w:t>7, 11</w:t>
      </w:r>
      <w:r>
        <w:rPr>
          <w:rFonts w:ascii="Roboto" w:hAnsi="Roboto" w:cstheme="minorHAnsi"/>
          <w:lang w:val="en-US"/>
        </w:rPr>
        <w:fldChar w:fldCharType="end"/>
      </w:r>
      <w:r w:rsidRPr="00D66C1F">
        <w:rPr>
          <w:rFonts w:ascii="Roboto" w:hAnsi="Roboto" w:cstheme="minorHAnsi"/>
          <w:lang w:val="en-US"/>
        </w:rPr>
        <w:t xml:space="preserve">. Even though TTNtv was </w:t>
      </w:r>
      <w:r>
        <w:rPr>
          <w:rFonts w:ascii="Roboto" w:hAnsi="Roboto" w:cstheme="minorHAnsi"/>
          <w:lang w:val="en-US"/>
        </w:rPr>
        <w:t>associated</w:t>
      </w:r>
      <w:r w:rsidRPr="00D66C1F">
        <w:rPr>
          <w:rFonts w:ascii="Roboto" w:hAnsi="Roboto" w:cstheme="minorHAnsi"/>
          <w:lang w:val="en-US"/>
        </w:rPr>
        <w:t xml:space="preserve"> with mild</w:t>
      </w:r>
      <w:r>
        <w:rPr>
          <w:rFonts w:ascii="Roboto" w:hAnsi="Roboto" w:cstheme="minorHAnsi"/>
          <w:lang w:val="en-US"/>
        </w:rPr>
        <w:t xml:space="preserve"> affection of</w:t>
      </w:r>
      <w:r w:rsidRPr="00D66C1F">
        <w:rPr>
          <w:rFonts w:ascii="Roboto" w:hAnsi="Roboto" w:cstheme="minorHAnsi"/>
          <w:lang w:val="en-US"/>
        </w:rPr>
        <w:t xml:space="preserve"> skeletal muscle, this study shows that personalized diagnostic workup in </w:t>
      </w:r>
      <w:r>
        <w:rPr>
          <w:rFonts w:ascii="Roboto" w:hAnsi="Roboto" w:cstheme="minorHAnsi"/>
          <w:lang w:val="en-US"/>
        </w:rPr>
        <w:t>patients</w:t>
      </w:r>
      <w:r w:rsidRPr="00D66C1F">
        <w:rPr>
          <w:rFonts w:ascii="Roboto" w:hAnsi="Roboto" w:cstheme="minorHAnsi"/>
          <w:lang w:val="en-US"/>
        </w:rPr>
        <w:t xml:space="preserve"> with familial </w:t>
      </w:r>
      <w:del w:id="414" w:author="Christoffer Vissing" w:date="2023-08-24T10:21:00Z">
        <w:r w:rsidRPr="00D66C1F" w:rsidDel="00E50ECC">
          <w:rPr>
            <w:rFonts w:ascii="Roboto" w:hAnsi="Roboto" w:cstheme="minorHAnsi"/>
            <w:lang w:val="en-US"/>
          </w:rPr>
          <w:delText>dilated cardiomyopathy</w:delText>
        </w:r>
      </w:del>
      <w:ins w:id="415" w:author="Christoffer Vissing" w:date="2023-08-24T10:21:00Z">
        <w:r w:rsidR="00E50ECC">
          <w:rPr>
            <w:rFonts w:ascii="Roboto" w:hAnsi="Roboto" w:cstheme="minorHAnsi"/>
            <w:lang w:val="en-US"/>
          </w:rPr>
          <w:t>DCM</w:t>
        </w:r>
      </w:ins>
      <w:r w:rsidRPr="00D66C1F">
        <w:rPr>
          <w:rFonts w:ascii="Roboto" w:hAnsi="Roboto" w:cstheme="minorHAnsi"/>
          <w:lang w:val="en-US"/>
        </w:rPr>
        <w:t xml:space="preserve"> and TTNtv is warranted and that cross-specialty involvement in their care should be considered in patients with muscular symptoms, reduced muscle function</w:t>
      </w:r>
      <w:r w:rsidR="006627ED">
        <w:rPr>
          <w:rFonts w:ascii="Roboto" w:hAnsi="Roboto" w:cstheme="minorHAnsi"/>
          <w:lang w:val="en-US"/>
        </w:rPr>
        <w:t>,</w:t>
      </w:r>
      <w:r w:rsidRPr="00D66C1F">
        <w:rPr>
          <w:rFonts w:ascii="Roboto" w:hAnsi="Roboto" w:cstheme="minorHAnsi"/>
          <w:lang w:val="en-US"/>
        </w:rPr>
        <w:t xml:space="preserve"> or objective signs of </w:t>
      </w:r>
      <w:r w:rsidR="00E53399">
        <w:rPr>
          <w:rFonts w:ascii="Roboto" w:hAnsi="Roboto" w:cstheme="minorHAnsi"/>
          <w:lang w:val="en-US"/>
        </w:rPr>
        <w:t>sarcopenia</w:t>
      </w:r>
      <w:r w:rsidRPr="00D66C1F">
        <w:rPr>
          <w:rFonts w:ascii="Roboto" w:hAnsi="Roboto" w:cstheme="minorHAnsi"/>
          <w:lang w:val="en-US"/>
        </w:rPr>
        <w:t>.</w:t>
      </w:r>
    </w:p>
    <w:p w14:paraId="37FD164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Fat replacement of skeletal muscle</w:t>
      </w:r>
    </w:p>
    <w:p w14:paraId="232A8A0D" w14:textId="6416BE97" w:rsidR="00995C1D" w:rsidRDefault="00903053" w:rsidP="00F4339F">
      <w:pPr>
        <w:spacing w:line="480" w:lineRule="auto"/>
        <w:rPr>
          <w:rFonts w:ascii="Roboto" w:hAnsi="Roboto" w:cstheme="minorHAnsi"/>
          <w:lang w:val="en-US"/>
        </w:rPr>
      </w:pPr>
      <w:ins w:id="416" w:author="Christoffer Vissing" w:date="2023-08-22T14:14:00Z">
        <w:r w:rsidRPr="00903053">
          <w:rPr>
            <w:rFonts w:ascii="Roboto" w:hAnsi="Roboto" w:cstheme="minorHAnsi"/>
            <w:lang w:val="en-US"/>
          </w:rPr>
          <w:t>Compared to healthy controls, TTNtv carriers had a roughly 30% higher fat fraction in back, thigh, and calf muscles—equivalent to 17 years of aging in our study—while it was about 20% higher than in patients with non-TTNtv genetic DCM.</w:t>
        </w:r>
      </w:ins>
      <w:ins w:id="417" w:author="Christoffer Vissing" w:date="2023-08-22T14:16:00Z">
        <w:r>
          <w:rPr>
            <w:rFonts w:ascii="Roboto" w:hAnsi="Roboto" w:cstheme="minorHAnsi"/>
            <w:lang w:val="en-US"/>
          </w:rPr>
          <w:t xml:space="preserve"> </w:t>
        </w:r>
      </w:ins>
      <w:del w:id="418" w:author="Christoffer Vissing" w:date="2023-08-22T14:15:00Z">
        <w:r w:rsidR="00F4339F" w:rsidRPr="00D66C1F" w:rsidDel="00903053">
          <w:rPr>
            <w:rFonts w:ascii="Roboto" w:hAnsi="Roboto" w:cstheme="minorHAnsi"/>
            <w:lang w:val="en-US"/>
          </w:rPr>
          <w:delText xml:space="preserve">Relative </w:delText>
        </w:r>
      </w:del>
      <w:del w:id="419" w:author="Christoffer Vissing" w:date="2023-08-22T14:16:00Z">
        <w:r w:rsidR="00F4339F" w:rsidRPr="00D66C1F" w:rsidDel="00903053">
          <w:rPr>
            <w:rFonts w:ascii="Roboto" w:hAnsi="Roboto" w:cstheme="minorHAnsi"/>
            <w:lang w:val="en-US"/>
          </w:rPr>
          <w:delText xml:space="preserve">to </w:delText>
        </w:r>
      </w:del>
      <w:del w:id="420" w:author="Christoffer Vissing" w:date="2023-08-10T12:40:00Z">
        <w:r w:rsidR="00F4339F" w:rsidRPr="00D66C1F" w:rsidDel="00086D7B">
          <w:rPr>
            <w:rFonts w:ascii="Roboto" w:hAnsi="Roboto" w:cstheme="minorHAnsi"/>
            <w:lang w:val="en-US"/>
          </w:rPr>
          <w:delText xml:space="preserve">healthy matched </w:delText>
        </w:r>
      </w:del>
      <w:del w:id="421" w:author="Christoffer Vissing" w:date="2023-08-22T14:16:00Z">
        <w:r w:rsidR="00F4339F" w:rsidRPr="00D66C1F" w:rsidDel="00903053">
          <w:rPr>
            <w:rFonts w:ascii="Roboto" w:hAnsi="Roboto" w:cstheme="minorHAnsi"/>
            <w:lang w:val="en-US"/>
          </w:rPr>
          <w:delText>controls, fat fraction in skeletal muscle in back-, thigh- and calf muscles w</w:delText>
        </w:r>
        <w:r w:rsidR="00F4339F" w:rsidDel="00903053">
          <w:rPr>
            <w:rFonts w:ascii="Roboto" w:hAnsi="Roboto" w:cstheme="minorHAnsi"/>
            <w:lang w:val="en-US"/>
          </w:rPr>
          <w:delText>as</w:delText>
        </w:r>
        <w:r w:rsidR="00F4339F" w:rsidRPr="00D66C1F" w:rsidDel="00903053">
          <w:rPr>
            <w:rFonts w:ascii="Roboto" w:hAnsi="Roboto" w:cstheme="minorHAnsi"/>
            <w:lang w:val="en-US"/>
          </w:rPr>
          <w:delText xml:space="preserve"> found to be </w:delText>
        </w:r>
        <w:r w:rsidR="00F4339F" w:rsidDel="00903053">
          <w:rPr>
            <w:rFonts w:ascii="Roboto" w:hAnsi="Roboto" w:cstheme="minorHAnsi"/>
            <w:lang w:val="en-US"/>
          </w:rPr>
          <w:delText xml:space="preserve">approximately </w:delText>
        </w:r>
        <w:r w:rsidR="00F4339F" w:rsidRPr="00D66C1F" w:rsidDel="00903053">
          <w:rPr>
            <w:rFonts w:ascii="Roboto" w:hAnsi="Roboto" w:cstheme="minorHAnsi"/>
            <w:lang w:val="en-US"/>
          </w:rPr>
          <w:delText>3</w:delText>
        </w:r>
        <w:r w:rsidR="00F4339F" w:rsidDel="00903053">
          <w:rPr>
            <w:rFonts w:ascii="Roboto" w:hAnsi="Roboto" w:cstheme="minorHAnsi"/>
            <w:lang w:val="en-US"/>
          </w:rPr>
          <w:delText>0</w:delText>
        </w:r>
        <w:r w:rsidR="00F4339F" w:rsidRPr="00D66C1F" w:rsidDel="00903053">
          <w:rPr>
            <w:rFonts w:ascii="Roboto" w:hAnsi="Roboto" w:cstheme="minorHAnsi"/>
            <w:lang w:val="en-US"/>
          </w:rPr>
          <w:delText>% higher in</w:delText>
        </w:r>
      </w:del>
      <w:del w:id="422" w:author="Christoffer Vissing" w:date="2023-08-22T14:14:00Z">
        <w:r w:rsidR="00F4339F" w:rsidRPr="00D66C1F" w:rsidDel="00903053">
          <w:rPr>
            <w:rFonts w:ascii="Roboto" w:hAnsi="Roboto" w:cstheme="minorHAnsi"/>
            <w:lang w:val="en-US"/>
          </w:rPr>
          <w:delText xml:space="preserve"> TTNtv carriers</w:delText>
        </w:r>
      </w:del>
      <w:del w:id="423" w:author="Christoffer Vissing" w:date="2023-08-22T14:16:00Z">
        <w:r w:rsidR="00F4339F" w:rsidDel="00903053">
          <w:rPr>
            <w:rFonts w:ascii="Roboto" w:hAnsi="Roboto" w:cstheme="minorHAnsi"/>
            <w:lang w:val="en-US"/>
          </w:rPr>
          <w:delText>, corresponding to the effect of 17 years of aging</w:delText>
        </w:r>
        <w:r w:rsidR="00F4339F" w:rsidRPr="006955B0" w:rsidDel="00903053">
          <w:rPr>
            <w:rFonts w:ascii="Roboto" w:hAnsi="Roboto" w:cstheme="minorHAnsi"/>
            <w:lang w:val="en-US"/>
          </w:rPr>
          <w:delText xml:space="preserve"> </w:delText>
        </w:r>
        <w:r w:rsidR="00F4339F" w:rsidDel="00903053">
          <w:rPr>
            <w:rFonts w:ascii="Roboto" w:hAnsi="Roboto" w:cstheme="minorHAnsi"/>
            <w:lang w:val="en-US"/>
          </w:rPr>
          <w:delText>in our study</w:delText>
        </w:r>
        <w:r w:rsidR="00F4339F" w:rsidRPr="00D66C1F" w:rsidDel="00903053">
          <w:rPr>
            <w:rFonts w:ascii="Roboto" w:hAnsi="Roboto" w:cstheme="minorHAnsi"/>
            <w:lang w:val="en-US"/>
          </w:rPr>
          <w:delText xml:space="preserve">. </w:delText>
        </w:r>
      </w:del>
      <w:r w:rsidR="00F4339F" w:rsidRPr="00D66C1F">
        <w:rPr>
          <w:rFonts w:ascii="Roboto" w:hAnsi="Roboto" w:cstheme="minorHAnsi"/>
          <w:lang w:val="en-US"/>
        </w:rPr>
        <w:t xml:space="preserve">In comparison, a previous MRI study in an unselected cohort of female carriers of pathogenic variants in </w:t>
      </w:r>
      <w:r w:rsidR="00F4339F" w:rsidRPr="00D66C1F">
        <w:rPr>
          <w:rFonts w:ascii="Roboto" w:hAnsi="Roboto" w:cstheme="minorHAnsi"/>
          <w:i/>
          <w:iCs/>
          <w:lang w:val="en-US"/>
        </w:rPr>
        <w:t>DMD</w:t>
      </w:r>
      <w:r w:rsidR="00F4339F" w:rsidRPr="00D66C1F">
        <w:rPr>
          <w:rFonts w:ascii="Roboto" w:hAnsi="Roboto" w:cstheme="minorHAnsi"/>
          <w:lang w:val="en-US"/>
        </w:rPr>
        <w:t xml:space="preserve">, found </w:t>
      </w:r>
      <w:r w:rsidR="00F4339F">
        <w:rPr>
          <w:rFonts w:ascii="Roboto" w:hAnsi="Roboto" w:cstheme="minorHAnsi"/>
          <w:lang w:val="en-US"/>
        </w:rPr>
        <w:t>a</w:t>
      </w:r>
      <w:r w:rsidR="00F4339F" w:rsidRPr="00D66C1F">
        <w:rPr>
          <w:rFonts w:ascii="Roboto" w:hAnsi="Roboto" w:cstheme="minorHAnsi"/>
          <w:lang w:val="en-US"/>
        </w:rPr>
        <w:t xml:space="preserve"> 50% higher fat fraction </w:t>
      </w:r>
      <w:r w:rsidR="00C34166">
        <w:rPr>
          <w:rFonts w:ascii="Roboto" w:hAnsi="Roboto" w:cstheme="minorHAnsi"/>
          <w:lang w:val="en-US"/>
        </w:rPr>
        <w:t>in</w:t>
      </w:r>
      <w:r w:rsidR="00C34166" w:rsidRPr="00D66C1F">
        <w:rPr>
          <w:rFonts w:ascii="Roboto" w:hAnsi="Roboto" w:cstheme="minorHAnsi"/>
          <w:lang w:val="en-US"/>
        </w:rPr>
        <w:t xml:space="preserve"> </w:t>
      </w:r>
      <w:r w:rsidR="00F4339F" w:rsidRPr="00D66C1F">
        <w:rPr>
          <w:rFonts w:ascii="Roboto" w:hAnsi="Roboto" w:cstheme="minorHAnsi"/>
          <w:lang w:val="en-US"/>
        </w:rPr>
        <w:t>leg muscles relative to matched controls</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{"citationID":"DvwZi6sM","properties":{"formattedCitation":"\\super 31\\nosupersub{}","plainCitation":"31","noteIndex":0},"citationItems":[{"id":2888,"uris":["http://zotero.org/users/2403727/items/4I2WLW7I"],"itemData":{"id":2888,"type":"article-journal","abstract":"Objective: To explore fat replacement, muscle strength, and clinical features in women heterozygous for a pathogenic DMD variant, we prospectively examined 53 women, assuming that some of these women-despite of the recessive X-linked inheritance-manifested clinical symptoms. Methods: We performed a cross-sectional observational study using MRI and stationary dynamometry of lower extremities, extracted blood muscle biomarkers, and investigated subjective complaints. Results were compared with 19 healthy women. Results: DMD variant carriers were weaker and had higher fat fractions than controls in all investigated muscle groups (p &lt; 0.02). Fat fractions were 18% in carriers vs. 11% in controls in thighs (p = 0.008), and 15 vs. 11% in calf muscles (p = 0.032). Seventy-two percent had fat fractions deviating from controls by two standard deviations (SDs) in one or more of the 16 investigated muscle groups. On strength testing, 40% of the carriers had results deviating from control muscle strength by two SDs in one or more dynamometry assessments. Forty-three carriers (81%) had either reduced muscle strength (&lt;2 SDs from control mean) and/or elevated muscle fat fraction (&gt;2 SDs from control mean). Thirty of these had subjective symptoms. Blood creatine kinase and myoglobin were elevated in 57% of the carriers. Conclusion: Using quantitative methods, this study shows that both clinically symptomatic and asymptomatic women with pathogenic DMD variants show a high prevalence of muscle affection. Longitudinal studies in female carriers of pathogenic DMD variants are needed to follow the evolution of these changes.","container-title":"Frontiers in Neurology","DOI":"10.3389/fneur.2021.707837","ISSN":"1664-2295","journalAbbreviation":"Front Neurol","language":"eng","note":"PMID: 34539555\nPMCID: PMC8446520","page":"707837","source":"PubMed","title":"Quantitative Muscle MRI and Clinical Findings in Women With Pathogenic Dystrophin Gene Variants","volume":"12","author":[{"family":"Fornander","given":"Freja"},{"family":"Solheim","given":"Tuva Åsatun"},{"family":"Eisum","given":"Anne-Sofie Vibæk"},{"family":"Poulsen","given":"Nanna Scharff"},{"family":"Andersen","given":"Annarita Ghosh"},{"family":"Dahlqvist","given":"Julia Rebecka"},{"family":"Dunø","given":"Morten"},{"family":"Vissing","given":"John"}],"issued":{"date-parts":[["2021"]]}}}],"schema":"https://github.com/citation-style-language/schema/raw/master/csl-citation.json"}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24" w:author="Christoffer Vissing" w:date="2023-08-28T14:29:00Z">
            <w:rPr>
              <w:rFonts w:ascii="Roboto" w:hAnsi="Roboto" w:cs="Times New Roman"/>
              <w:vertAlign w:val="superscript"/>
            </w:rPr>
          </w:rPrChange>
        </w:rPr>
        <w:t>31</w:t>
      </w:r>
      <w:r w:rsidR="00F4339F">
        <w:rPr>
          <w:rFonts w:ascii="Roboto" w:hAnsi="Roboto" w:cstheme="minorHAnsi"/>
          <w:lang w:val="en-US"/>
        </w:rPr>
        <w:fldChar w:fldCharType="end"/>
      </w:r>
      <w:r w:rsidR="00F4339F" w:rsidRPr="00D66C1F">
        <w:rPr>
          <w:rFonts w:ascii="Roboto" w:hAnsi="Roboto" w:cstheme="minorHAnsi"/>
          <w:lang w:val="en-US"/>
        </w:rPr>
        <w:t>, while fat fraction in patients with facioscapulohumeral dystrophy or Becker muscular dystrophy is generally higher by a factor of 2-3</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{"citationID":"AtLE8DgR","properties":{"formattedCitation":"\\super 29\\nosupersub{}","plainCitation":"29","noteIndex":0},"citationItems":[{"id":108,"uris":["http://zotero.org/users/2403727/items/ZGTA6Q95"],"itemData":{"id":108,"type":"article-journal","abstract":"OBJECTIVE: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25" w:author="Christoffer Vissing" w:date="2023-08-28T14:29:00Z">
            <w:rPr>
              <w:rFonts w:ascii="Roboto" w:hAnsi="Roboto" w:cs="Times New Roman"/>
              <w:vertAlign w:val="superscript"/>
            </w:rPr>
          </w:rPrChange>
        </w:rPr>
        <w:t>29</w:t>
      </w:r>
      <w:r w:rsidR="00F4339F">
        <w:rPr>
          <w:rFonts w:ascii="Roboto" w:hAnsi="Roboto" w:cstheme="minorHAnsi"/>
          <w:lang w:val="en-US"/>
        </w:rPr>
        <w:fldChar w:fldCharType="end"/>
      </w:r>
      <w:r w:rsidR="00F4339F" w:rsidRPr="00D66C1F">
        <w:rPr>
          <w:rFonts w:ascii="Roboto" w:hAnsi="Roboto" w:cstheme="minorHAnsi"/>
          <w:lang w:val="en-US"/>
        </w:rPr>
        <w:t>.</w:t>
      </w:r>
      <w:r w:rsidR="00F4339F">
        <w:rPr>
          <w:rFonts w:ascii="Roboto" w:hAnsi="Roboto" w:cstheme="minorHAnsi"/>
          <w:lang w:val="en-US"/>
        </w:rPr>
        <w:t xml:space="preserve"> Muscle fat fraction assessed by the Dixon technique is a sensitive tool to detect disease progression in myopathies</w:t>
      </w:r>
      <w:ins w:id="426" w:author="Christoffer Vissing" w:date="2023-08-28T14:04:00Z">
        <w:r w:rsidR="00C46E3B">
          <w:rPr>
            <w:rFonts w:ascii="Roboto" w:hAnsi="Roboto" w:cstheme="minorHAnsi"/>
            <w:lang w:val="en-US"/>
          </w:rPr>
          <w:t xml:space="preserve"> –</w:t>
        </w:r>
      </w:ins>
      <w:ins w:id="427" w:author="Christoffer Vissing" w:date="2023-08-28T14:05:00Z">
        <w:r w:rsidR="00C46E3B">
          <w:rPr>
            <w:rFonts w:ascii="Roboto" w:hAnsi="Roboto" w:cstheme="minorHAnsi"/>
            <w:lang w:val="en-US"/>
          </w:rPr>
          <w:t xml:space="preserve"> </w:t>
        </w:r>
      </w:ins>
      <w:ins w:id="428" w:author="Christoffer Vissing" w:date="2023-08-28T14:04:00Z">
        <w:r w:rsidR="00C46E3B">
          <w:rPr>
            <w:rFonts w:ascii="Roboto" w:hAnsi="Roboto" w:cstheme="minorHAnsi"/>
            <w:lang w:val="en-US"/>
          </w:rPr>
          <w:t>with higher values indicating advanced muscle degeneration</w:t>
        </w:r>
      </w:ins>
      <w:ins w:id="429" w:author="Christoffer Vissing" w:date="2023-08-28T14:05:00Z">
        <w:r w:rsidR="00C46E3B">
          <w:rPr>
            <w:rFonts w:ascii="Roboto" w:hAnsi="Roboto" w:cstheme="minorHAnsi"/>
            <w:lang w:val="en-US"/>
          </w:rPr>
          <w:t xml:space="preserve"> </w:t>
        </w:r>
      </w:ins>
      <w:ins w:id="430" w:author="Christoffer Vissing" w:date="2023-08-28T14:04:00Z">
        <w:r w:rsidR="00C46E3B">
          <w:rPr>
            <w:rFonts w:ascii="Roboto" w:hAnsi="Roboto" w:cstheme="minorHAnsi"/>
            <w:lang w:val="en-US"/>
          </w:rPr>
          <w:t>–</w:t>
        </w:r>
      </w:ins>
      <w:ins w:id="431" w:author="Christoffer Vissing" w:date="2023-08-28T13:54:00Z">
        <w:r w:rsidR="00E66B96">
          <w:rPr>
            <w:rFonts w:ascii="Roboto" w:hAnsi="Roboto" w:cstheme="minorHAnsi"/>
            <w:lang w:val="en-US"/>
          </w:rPr>
          <w:t xml:space="preserve"> </w:t>
        </w:r>
      </w:ins>
      <w:r w:rsidR="00E53399">
        <w:rPr>
          <w:rFonts w:ascii="Roboto" w:hAnsi="Roboto" w:cstheme="minorHAnsi"/>
          <w:lang w:val="en-US"/>
        </w:rPr>
        <w:t xml:space="preserve"> and</w:t>
      </w:r>
      <w:r w:rsidR="00F4339F">
        <w:rPr>
          <w:rFonts w:ascii="Roboto" w:hAnsi="Roboto" w:cstheme="minorHAnsi"/>
          <w:lang w:val="en-US"/>
        </w:rPr>
        <w:t xml:space="preserve"> can be identified prior to changes in muscle strength or functional tests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{"citationID":"l6jYxEQy","properties":{"formattedCitation":"\\super 32\\nosupersub{}","plainCitation":"32","noteIndex":0},"citationItems":[{"id":117,"uris":["http://zotero.org/users/2403727/items/QQJ5RZ54"],"itemData":{"id":117,"type":"article-journal","abstract":"There is no effective treatment available for facioscapulohumeral muscular dystrophy type 1 (FSHD1), but emerging therapies are under way that call for a better understanding of natural history in this condition. In this prospective, longitudinal study, we used quantitative MRI to assess yearly disease progression in patients with FSHD1. Ambulatory patients with confirmed diagnosis of FSHD1 (25/20 men/women, age 20-75 years, FSHD score: 0-12) were tested with 359-560-day interval between tests. Using the MRI Dixon technique, muscle fat replacement was evaluated in paraspinal, thigh, and calf muscles. Changes were compared with those in FSHD score, muscle strength (hand-held dynamometry), 6-minute-walk-distance, 14-step-stair-test, and 5-time-sit-to-stand-test. Composite absolute fat fraction of all assessed muscles increased by 0.036 (CI 0.026-0.046, P &lt; 0.001), with increases in all measured muscle groups. The clinical severity FSHD score worsened (10%, P &lt; 0.05), muscle strength decreased over the hip (8%), neck (8%), and back (17%) (P &lt; 0.05), but other strength measures, 6-minute-walk-distance, 5-times-sit-to-stand-test, and 14-step-stair-test were unchanged. Changes in muscle strength, FSHD score, and fat fraction did not correlate. This first study to systemically monitor quantitative fat replacement longitudinally in FSHD1 shows that MRI provides an objective measure of disease progression, often before changes can be appreciated in strength and functional tests. The study indicates that quantitative MRI can be a helpful end-point in follow-up and therapeutic trials of patients with FSHD1.","container-title":"Journal of Neurology","DOI":"10.1007/s00415-016-8361-3","ISSN":"1432-1459","issue":"3","journalAbbreviation":"J. Neurol.","language":"eng","note":"PMID: 28000006","page":"438-447","source":"PubMed","title":"MRI as outcome measure in facioscapulohumeral muscular dystrophy: 1-year follow-up of 45 patients","title-short":"MRI as outcome measure in facioscapulohumeral muscular dystrophy","volume":"264","author":[{"family":"Andersen","given":"Grete"},{"family":"Dahlqvist","given":"Julia R."},{"family":"Vissing","given":"Christoffer R."},{"family":"Heje","given":"Karen"},{"family":"Thomsen","given":"Carsten"},{"family":"Vissing","given":"John"}],"issued":{"date-parts":[["2017",3]]}}}],"schema":"https://github.com/citation-style-language/schema/raw/master/csl-citation.json"} </w:instrText>
      </w:r>
      <w:r w:rsidR="00F4339F">
        <w:rPr>
          <w:rFonts w:ascii="Roboto" w:hAnsi="Roboto" w:cstheme="minorHAnsi"/>
          <w:lang w:val="en-US"/>
        </w:rPr>
        <w:fldChar w:fldCharType="separate"/>
      </w:r>
      <w:r w:rsidR="009A0CA2" w:rsidRPr="009A0CA2">
        <w:rPr>
          <w:rFonts w:ascii="Roboto" w:hAnsi="Roboto" w:cs="Times New Roman"/>
          <w:vertAlign w:val="superscript"/>
          <w:lang w:val="en-US"/>
          <w:rPrChange w:id="432" w:author="Christoffer Vissing" w:date="2023-08-28T14:29:00Z">
            <w:rPr>
              <w:rFonts w:ascii="Roboto" w:hAnsi="Roboto" w:cs="Times New Roman"/>
              <w:vertAlign w:val="superscript"/>
            </w:rPr>
          </w:rPrChange>
        </w:rPr>
        <w:t>32</w:t>
      </w:r>
      <w:r w:rsidR="00F4339F">
        <w:rPr>
          <w:rFonts w:ascii="Roboto" w:hAnsi="Roboto" w:cstheme="minorHAnsi"/>
          <w:lang w:val="en-US"/>
        </w:rPr>
        <w:fldChar w:fldCharType="end"/>
      </w:r>
      <w:r w:rsidR="00F4339F">
        <w:rPr>
          <w:rFonts w:ascii="Roboto" w:hAnsi="Roboto" w:cstheme="minorHAnsi"/>
          <w:lang w:val="en-US"/>
        </w:rPr>
        <w:t>. Th</w:t>
      </w:r>
      <w:ins w:id="433" w:author="Christoffer Vissing" w:date="2023-08-28T14:09:00Z">
        <w:r w:rsidR="00C46E3B">
          <w:rPr>
            <w:rFonts w:ascii="Roboto" w:hAnsi="Roboto" w:cstheme="minorHAnsi"/>
            <w:lang w:val="en-US"/>
          </w:rPr>
          <w:t>i</w:t>
        </w:r>
      </w:ins>
      <w:del w:id="434" w:author="Christoffer Vissing" w:date="2023-08-28T14:09:00Z">
        <w:r w:rsidR="00F4339F" w:rsidDel="00C46E3B">
          <w:rPr>
            <w:rFonts w:ascii="Roboto" w:hAnsi="Roboto" w:cstheme="minorHAnsi"/>
            <w:lang w:val="en-US"/>
          </w:rPr>
          <w:delText>e</w:delText>
        </w:r>
      </w:del>
      <w:r w:rsidR="00F4339F">
        <w:rPr>
          <w:rFonts w:ascii="Roboto" w:hAnsi="Roboto" w:cstheme="minorHAnsi"/>
          <w:lang w:val="en-US"/>
        </w:rPr>
        <w:t>s</w:t>
      </w:r>
      <w:del w:id="435" w:author="Christoffer Vissing" w:date="2023-08-28T14:09:00Z">
        <w:r w:rsidR="00F4339F" w:rsidDel="00C46E3B">
          <w:rPr>
            <w:rFonts w:ascii="Roboto" w:hAnsi="Roboto" w:cstheme="minorHAnsi"/>
            <w:lang w:val="en-US"/>
          </w:rPr>
          <w:delText>e</w:delText>
        </w:r>
      </w:del>
      <w:r w:rsidR="00F4339F">
        <w:rPr>
          <w:rFonts w:ascii="Roboto" w:hAnsi="Roboto" w:cstheme="minorHAnsi"/>
          <w:lang w:val="en-US"/>
        </w:rPr>
        <w:t xml:space="preserve"> finding</w:t>
      </w:r>
      <w:ins w:id="436" w:author="Christoffer Vissing" w:date="2023-08-28T14:10:00Z">
        <w:r w:rsidR="00C46E3B">
          <w:rPr>
            <w:rFonts w:ascii="Roboto" w:hAnsi="Roboto" w:cstheme="minorHAnsi"/>
            <w:lang w:val="en-US"/>
          </w:rPr>
          <w:t xml:space="preserve"> is replicated in </w:t>
        </w:r>
      </w:ins>
      <w:del w:id="437" w:author="Christoffer Vissing" w:date="2023-08-28T14:10:00Z">
        <w:r w:rsidR="00F4339F" w:rsidDel="00C46E3B">
          <w:rPr>
            <w:rFonts w:ascii="Roboto" w:hAnsi="Roboto" w:cstheme="minorHAnsi"/>
            <w:lang w:val="en-US"/>
          </w:rPr>
          <w:delText xml:space="preserve">s fit with results from </w:delText>
        </w:r>
      </w:del>
      <w:r w:rsidR="00F4339F">
        <w:rPr>
          <w:rFonts w:ascii="Roboto" w:hAnsi="Roboto" w:cstheme="minorHAnsi"/>
          <w:lang w:val="en-US"/>
        </w:rPr>
        <w:t xml:space="preserve">our cohort, as we find </w:t>
      </w:r>
      <w:r w:rsidR="00F4339F">
        <w:rPr>
          <w:rFonts w:ascii="Roboto" w:hAnsi="Roboto" w:cstheme="minorHAnsi"/>
          <w:lang w:val="en-US"/>
        </w:rPr>
        <w:lastRenderedPageBreak/>
        <w:t>a moderate</w:t>
      </w:r>
      <w:del w:id="438" w:author="Christoffer Vissing" w:date="2023-08-28T14:08:00Z">
        <w:r w:rsidR="00B716D2" w:rsidDel="00C46E3B">
          <w:rPr>
            <w:rFonts w:ascii="Roboto" w:hAnsi="Roboto" w:cstheme="minorHAnsi"/>
            <w:lang w:val="en-US"/>
          </w:rPr>
          <w:delText>,</w:delText>
        </w:r>
      </w:del>
      <w:r w:rsidR="00B716D2">
        <w:rPr>
          <w:rFonts w:ascii="Roboto" w:hAnsi="Roboto" w:cstheme="minorHAnsi"/>
          <w:lang w:val="en-US"/>
        </w:rPr>
        <w:t xml:space="preserve"> </w:t>
      </w:r>
      <w:del w:id="439" w:author="Christoffer Vissing" w:date="2023-08-28T14:08:00Z">
        <w:r w:rsidR="00F4339F" w:rsidDel="00C46E3B">
          <w:rPr>
            <w:rFonts w:ascii="Roboto" w:hAnsi="Roboto" w:cstheme="minorHAnsi"/>
            <w:lang w:val="en-US"/>
          </w:rPr>
          <w:delText>but highly significant</w:delText>
        </w:r>
        <w:r w:rsidR="00B716D2" w:rsidDel="00C46E3B">
          <w:rPr>
            <w:rFonts w:ascii="Roboto" w:hAnsi="Roboto" w:cstheme="minorHAnsi"/>
            <w:lang w:val="en-US"/>
          </w:rPr>
          <w:delText>,</w:delText>
        </w:r>
        <w:r w:rsidR="00F4339F" w:rsidDel="00C46E3B">
          <w:rPr>
            <w:rFonts w:ascii="Roboto" w:hAnsi="Roboto" w:cstheme="minorHAnsi"/>
            <w:lang w:val="en-US"/>
          </w:rPr>
          <w:delText xml:space="preserve"> </w:delText>
        </w:r>
      </w:del>
      <w:r w:rsidR="00F4339F">
        <w:rPr>
          <w:rFonts w:ascii="Roboto" w:hAnsi="Roboto" w:cstheme="minorHAnsi"/>
          <w:lang w:val="en-US"/>
        </w:rPr>
        <w:t>increase in muscle fat fraction, but only</w:t>
      </w:r>
      <w:del w:id="440" w:author="Christoffer Vissing" w:date="2023-08-28T14:08:00Z">
        <w:r w:rsidR="00F4339F" w:rsidDel="00C46E3B">
          <w:rPr>
            <w:rFonts w:ascii="Roboto" w:hAnsi="Roboto" w:cstheme="minorHAnsi"/>
            <w:lang w:val="en-US"/>
          </w:rPr>
          <w:delText xml:space="preserve"> </w:delText>
        </w:r>
        <w:r w:rsidR="000C2351" w:rsidDel="00C46E3B">
          <w:rPr>
            <w:rFonts w:ascii="Roboto" w:hAnsi="Roboto" w:cstheme="minorHAnsi"/>
            <w:lang w:val="en-US"/>
          </w:rPr>
          <w:delText>a</w:delText>
        </w:r>
      </w:del>
      <w:r w:rsidR="000C2351">
        <w:rPr>
          <w:rFonts w:ascii="Roboto" w:hAnsi="Roboto" w:cstheme="minorHAnsi"/>
          <w:lang w:val="en-US"/>
        </w:rPr>
        <w:t xml:space="preserve"> </w:t>
      </w:r>
      <w:del w:id="441" w:author="Christoffer Vissing" w:date="2023-08-28T14:09:00Z">
        <w:r w:rsidR="00F4339F" w:rsidDel="00C46E3B">
          <w:rPr>
            <w:rFonts w:ascii="Roboto" w:hAnsi="Roboto" w:cstheme="minorHAnsi"/>
            <w:lang w:val="en-US"/>
          </w:rPr>
          <w:delText xml:space="preserve">minor </w:delText>
        </w:r>
      </w:del>
      <w:proofErr w:type="spellStart"/>
      <w:ins w:id="442" w:author="Christoffer Vissing" w:date="2023-08-28T14:09:00Z">
        <w:r w:rsidR="00C46E3B">
          <w:rPr>
            <w:rFonts w:ascii="Roboto" w:hAnsi="Roboto" w:cstheme="minorHAnsi"/>
            <w:lang w:val="en-US"/>
          </w:rPr>
          <w:t>negligeble</w:t>
        </w:r>
        <w:proofErr w:type="spellEnd"/>
        <w:r w:rsidR="00C46E3B">
          <w:rPr>
            <w:rFonts w:ascii="Roboto" w:hAnsi="Roboto" w:cstheme="minorHAnsi"/>
            <w:lang w:val="en-US"/>
          </w:rPr>
          <w:t xml:space="preserve"> </w:t>
        </w:r>
      </w:ins>
      <w:r w:rsidR="000C2351">
        <w:rPr>
          <w:rFonts w:ascii="Roboto" w:hAnsi="Roboto" w:cstheme="minorHAnsi"/>
          <w:lang w:val="en-US"/>
        </w:rPr>
        <w:t xml:space="preserve">reduction </w:t>
      </w:r>
      <w:r w:rsidR="00F4339F">
        <w:rPr>
          <w:rFonts w:ascii="Roboto" w:hAnsi="Roboto" w:cstheme="minorHAnsi"/>
          <w:lang w:val="en-US"/>
        </w:rPr>
        <w:t xml:space="preserve">of muscle function. </w:t>
      </w:r>
      <w:ins w:id="443" w:author="Christoffer Vissing" w:date="2023-08-28T14:08:00Z">
        <w:r w:rsidR="00C46E3B">
          <w:rPr>
            <w:rFonts w:ascii="Roboto" w:hAnsi="Roboto" w:cstheme="minorHAnsi"/>
            <w:lang w:val="en-US"/>
          </w:rPr>
          <w:t xml:space="preserve">In this study, </w:t>
        </w:r>
      </w:ins>
      <w:del w:id="444" w:author="Christoffer Vissing" w:date="2023-08-28T14:06:00Z">
        <w:r w:rsidR="00F4339F" w:rsidDel="00C46E3B">
          <w:rPr>
            <w:rFonts w:ascii="Roboto" w:hAnsi="Roboto" w:cstheme="minorHAnsi"/>
            <w:lang w:val="en-US"/>
          </w:rPr>
          <w:delText>Furthermore, w</w:delText>
        </w:r>
      </w:del>
      <w:ins w:id="445" w:author="Christoffer Vissing" w:date="2023-08-28T14:08:00Z">
        <w:r w:rsidR="00C46E3B">
          <w:rPr>
            <w:rFonts w:ascii="Roboto" w:hAnsi="Roboto" w:cstheme="minorHAnsi"/>
            <w:lang w:val="en-US"/>
          </w:rPr>
          <w:t>w</w:t>
        </w:r>
      </w:ins>
      <w:r w:rsidR="00F4339F">
        <w:rPr>
          <w:rFonts w:ascii="Roboto" w:hAnsi="Roboto" w:cstheme="minorHAnsi"/>
          <w:lang w:val="en-US"/>
        </w:rPr>
        <w:t>e can</w:t>
      </w:r>
      <w:r w:rsidR="00B716D2">
        <w:rPr>
          <w:rFonts w:ascii="Roboto" w:hAnsi="Roboto" w:cstheme="minorHAnsi"/>
          <w:lang w:val="en-US"/>
        </w:rPr>
        <w:t>no</w:t>
      </w:r>
      <w:r w:rsidR="00F4339F">
        <w:rPr>
          <w:rFonts w:ascii="Roboto" w:hAnsi="Roboto" w:cstheme="minorHAnsi"/>
          <w:lang w:val="en-US"/>
        </w:rPr>
        <w:t xml:space="preserve">t accurately determine </w:t>
      </w:r>
      <w:del w:id="446" w:author="Christoffer Vissing" w:date="2023-08-28T14:10:00Z">
        <w:r w:rsidR="00F4339F" w:rsidDel="00C46E3B">
          <w:rPr>
            <w:rFonts w:ascii="Roboto" w:hAnsi="Roboto" w:cstheme="minorHAnsi"/>
            <w:lang w:val="en-US"/>
          </w:rPr>
          <w:delText xml:space="preserve">whether </w:delText>
        </w:r>
      </w:del>
      <w:r w:rsidR="00F4339F">
        <w:rPr>
          <w:rFonts w:ascii="Roboto" w:hAnsi="Roboto" w:cstheme="minorHAnsi"/>
          <w:lang w:val="en-US"/>
        </w:rPr>
        <w:t xml:space="preserve">the </w:t>
      </w:r>
      <w:del w:id="447" w:author="Christoffer Vissing" w:date="2023-08-28T14:07:00Z">
        <w:r w:rsidR="00F4339F" w:rsidDel="00C46E3B">
          <w:rPr>
            <w:rFonts w:ascii="Roboto" w:hAnsi="Roboto" w:cstheme="minorHAnsi"/>
            <w:lang w:val="en-US"/>
          </w:rPr>
          <w:delText xml:space="preserve">presence or </w:delText>
        </w:r>
      </w:del>
      <w:r w:rsidR="00F4339F">
        <w:rPr>
          <w:rFonts w:ascii="Roboto" w:hAnsi="Roboto" w:cstheme="minorHAnsi"/>
          <w:lang w:val="en-US"/>
        </w:rPr>
        <w:t xml:space="preserve">degree </w:t>
      </w:r>
      <w:del w:id="448" w:author="Christoffer Vissing" w:date="2023-08-28T14:07:00Z">
        <w:r w:rsidR="00F4339F" w:rsidDel="00C46E3B">
          <w:rPr>
            <w:rFonts w:ascii="Roboto" w:hAnsi="Roboto" w:cstheme="minorHAnsi"/>
            <w:lang w:val="en-US"/>
          </w:rPr>
          <w:delText xml:space="preserve">of </w:delText>
        </w:r>
      </w:del>
      <w:ins w:id="449" w:author="Christoffer Vissing" w:date="2023-08-28T14:07:00Z">
        <w:r w:rsidR="00C46E3B">
          <w:rPr>
            <w:rFonts w:ascii="Roboto" w:hAnsi="Roboto" w:cstheme="minorHAnsi"/>
            <w:lang w:val="en-US"/>
          </w:rPr>
          <w:t>to which</w:t>
        </w:r>
        <w:r w:rsidR="00C46E3B">
          <w:rPr>
            <w:rFonts w:ascii="Roboto" w:hAnsi="Roboto" w:cstheme="minorHAnsi"/>
            <w:lang w:val="en-US"/>
          </w:rPr>
          <w:t xml:space="preserve"> </w:t>
        </w:r>
      </w:ins>
      <w:r w:rsidR="00F4339F">
        <w:rPr>
          <w:rFonts w:ascii="Roboto" w:hAnsi="Roboto" w:cstheme="minorHAnsi"/>
          <w:lang w:val="en-US"/>
        </w:rPr>
        <w:t xml:space="preserve">skeletal muscle involvement is </w:t>
      </w:r>
      <w:del w:id="450" w:author="Christoffer Vissing" w:date="2023-08-28T14:08:00Z">
        <w:r w:rsidR="00F4339F" w:rsidDel="00C46E3B">
          <w:rPr>
            <w:rFonts w:ascii="Roboto" w:hAnsi="Roboto" w:cstheme="minorHAnsi"/>
            <w:lang w:val="en-US"/>
          </w:rPr>
          <w:delText>directly related to the</w:delText>
        </w:r>
      </w:del>
      <w:ins w:id="451" w:author="Christoffer Vissing" w:date="2023-08-28T14:10:00Z">
        <w:r w:rsidR="00C46E3B">
          <w:rPr>
            <w:rFonts w:ascii="Roboto" w:hAnsi="Roboto" w:cstheme="minorHAnsi"/>
            <w:lang w:val="en-US"/>
          </w:rPr>
          <w:t>directly related</w:t>
        </w:r>
      </w:ins>
      <w:r w:rsidR="00F4339F">
        <w:rPr>
          <w:rFonts w:ascii="Roboto" w:hAnsi="Roboto" w:cstheme="minorHAnsi"/>
          <w:lang w:val="en-US"/>
        </w:rPr>
        <w:t xml:space="preserve"> </w:t>
      </w:r>
      <w:del w:id="452" w:author="Christoffer Vissing" w:date="2023-08-28T14:10:00Z">
        <w:r w:rsidR="00F4339F" w:rsidDel="00C46E3B">
          <w:rPr>
            <w:rFonts w:ascii="Roboto" w:hAnsi="Roboto" w:cstheme="minorHAnsi"/>
            <w:lang w:val="en-US"/>
          </w:rPr>
          <w:delText>effect of the</w:delText>
        </w:r>
      </w:del>
      <w:ins w:id="453" w:author="Christoffer Vissing" w:date="2023-08-28T14:10:00Z">
        <w:r w:rsidR="00C46E3B">
          <w:rPr>
            <w:rFonts w:ascii="Roboto" w:hAnsi="Roboto" w:cstheme="minorHAnsi"/>
            <w:lang w:val="en-US"/>
          </w:rPr>
          <w:t>to the</w:t>
        </w:r>
      </w:ins>
      <w:r w:rsidR="00F4339F">
        <w:rPr>
          <w:rFonts w:ascii="Roboto" w:hAnsi="Roboto" w:cstheme="minorHAnsi"/>
          <w:lang w:val="en-US"/>
        </w:rPr>
        <w:t xml:space="preserve"> molecular defect or is secondary to other factors</w:t>
      </w:r>
      <w:del w:id="454" w:author="Christoffer Vissing" w:date="2023-08-28T14:11:00Z">
        <w:r w:rsidR="00F4339F" w:rsidDel="00C46E3B">
          <w:rPr>
            <w:rFonts w:ascii="Roboto" w:hAnsi="Roboto" w:cstheme="minorHAnsi"/>
            <w:lang w:val="en-US"/>
          </w:rPr>
          <w:delText xml:space="preserve"> (e.g., cardiac involvement)</w:delText>
        </w:r>
      </w:del>
      <w:r w:rsidR="00F4339F">
        <w:rPr>
          <w:rFonts w:ascii="Roboto" w:hAnsi="Roboto" w:cstheme="minorHAnsi"/>
          <w:lang w:val="en-US"/>
        </w:rPr>
        <w:t xml:space="preserve">. However, </w:t>
      </w:r>
      <w:del w:id="455" w:author="Christoffer Vissing" w:date="2023-08-22T14:19:00Z">
        <w:r w:rsidR="00F4339F" w:rsidDel="005724F8">
          <w:rPr>
            <w:rFonts w:ascii="Roboto" w:hAnsi="Roboto" w:cstheme="minorHAnsi"/>
            <w:lang w:val="en-US"/>
          </w:rPr>
          <w:delText xml:space="preserve">overall, </w:delText>
        </w:r>
      </w:del>
      <w:del w:id="456" w:author="Christoffer Vissing" w:date="2023-08-28T14:12:00Z">
        <w:r w:rsidR="00F4339F" w:rsidDel="003E2456">
          <w:rPr>
            <w:rFonts w:ascii="Roboto" w:hAnsi="Roboto" w:cstheme="minorHAnsi"/>
            <w:lang w:val="en-US"/>
          </w:rPr>
          <w:delText>the LV systolic</w:delText>
        </w:r>
      </w:del>
      <w:ins w:id="457" w:author="Christoffer Vissing" w:date="2023-08-28T14:12:00Z">
        <w:r w:rsidR="003E2456">
          <w:rPr>
            <w:rFonts w:ascii="Roboto" w:hAnsi="Roboto" w:cstheme="minorHAnsi"/>
            <w:lang w:val="en-US"/>
          </w:rPr>
          <w:t>cardiac</w:t>
        </w:r>
      </w:ins>
      <w:r w:rsidR="00F4339F">
        <w:rPr>
          <w:rFonts w:ascii="Roboto" w:hAnsi="Roboto" w:cstheme="minorHAnsi"/>
          <w:lang w:val="en-US"/>
        </w:rPr>
        <w:t xml:space="preserve"> function was</w:t>
      </w:r>
      <w:ins w:id="458" w:author="Christoffer Vissing" w:date="2023-08-22T14:19:00Z">
        <w:r w:rsidR="005724F8">
          <w:rPr>
            <w:rFonts w:ascii="Roboto" w:hAnsi="Roboto" w:cstheme="minorHAnsi"/>
            <w:lang w:val="en-US"/>
          </w:rPr>
          <w:t xml:space="preserve"> relatively</w:t>
        </w:r>
      </w:ins>
      <w:r w:rsidR="00F4339F">
        <w:rPr>
          <w:rFonts w:ascii="Roboto" w:hAnsi="Roboto" w:cstheme="minorHAnsi"/>
          <w:lang w:val="en-US"/>
        </w:rPr>
        <w:t xml:space="preserve"> </w:t>
      </w:r>
      <w:del w:id="459" w:author="Christoffer Vissing" w:date="2023-08-22T14:19:00Z">
        <w:r w:rsidR="00F4339F" w:rsidDel="005724F8">
          <w:rPr>
            <w:rFonts w:ascii="Roboto" w:hAnsi="Roboto" w:cstheme="minorHAnsi"/>
            <w:lang w:val="en-US"/>
          </w:rPr>
          <w:delText>high</w:delText>
        </w:r>
      </w:del>
      <w:ins w:id="460" w:author="Christoffer Vissing" w:date="2023-08-22T14:19:00Z">
        <w:r w:rsidR="005724F8">
          <w:rPr>
            <w:rFonts w:ascii="Roboto" w:hAnsi="Roboto" w:cstheme="minorHAnsi"/>
            <w:lang w:val="en-US"/>
          </w:rPr>
          <w:t>intact in TTNtv-participants</w:t>
        </w:r>
      </w:ins>
      <w:r w:rsidR="00F4339F">
        <w:rPr>
          <w:rFonts w:ascii="Roboto" w:hAnsi="Roboto" w:cstheme="minorHAnsi"/>
          <w:lang w:val="en-US"/>
        </w:rPr>
        <w:t>, fat fraction was not associated with physical activity levels</w:t>
      </w:r>
      <w:r w:rsidR="008954E7">
        <w:rPr>
          <w:rFonts w:ascii="Roboto" w:hAnsi="Roboto" w:cstheme="minorHAnsi"/>
          <w:lang w:val="en-US"/>
        </w:rPr>
        <w:t>,</w:t>
      </w:r>
      <w:ins w:id="461" w:author="Christoffer Vissing" w:date="2023-08-10T12:42:00Z">
        <w:r w:rsidR="00086D7B">
          <w:rPr>
            <w:rFonts w:ascii="Roboto" w:hAnsi="Roboto" w:cstheme="minorHAnsi"/>
            <w:lang w:val="en-US"/>
          </w:rPr>
          <w:t xml:space="preserve"> and </w:t>
        </w:r>
      </w:ins>
      <w:ins w:id="462" w:author="Christoffer Vissing" w:date="2023-08-29T11:02:00Z">
        <w:r w:rsidR="005E5A69">
          <w:rPr>
            <w:rFonts w:ascii="Roboto" w:hAnsi="Roboto" w:cstheme="minorHAnsi"/>
            <w:lang w:val="en-US"/>
          </w:rPr>
          <w:t xml:space="preserve">fat fraction </w:t>
        </w:r>
      </w:ins>
      <w:ins w:id="463" w:author="Christoffer Vissing" w:date="2023-08-10T12:42:00Z">
        <w:r w:rsidR="00086D7B">
          <w:rPr>
            <w:rFonts w:ascii="Roboto" w:hAnsi="Roboto" w:cstheme="minorHAnsi"/>
            <w:lang w:val="en-US"/>
          </w:rPr>
          <w:t xml:space="preserve">was lower than in patients with </w:t>
        </w:r>
      </w:ins>
      <w:ins w:id="464" w:author="Christoffer Vissing" w:date="2023-08-22T14:20:00Z">
        <w:r w:rsidR="005724F8" w:rsidRPr="00903053">
          <w:rPr>
            <w:rFonts w:ascii="Roboto" w:hAnsi="Roboto" w:cstheme="minorHAnsi"/>
            <w:lang w:val="en-US"/>
          </w:rPr>
          <w:t xml:space="preserve">non-TTNtv genetic </w:t>
        </w:r>
        <w:r w:rsidR="005724F8">
          <w:rPr>
            <w:rFonts w:ascii="Roboto" w:hAnsi="Roboto" w:cstheme="minorHAnsi"/>
            <w:lang w:val="en-US"/>
          </w:rPr>
          <w:t>DCM</w:t>
        </w:r>
      </w:ins>
      <w:ins w:id="465" w:author="Christoffer Vissing" w:date="2023-08-22T14:17:00Z">
        <w:r w:rsidR="005724F8">
          <w:rPr>
            <w:rFonts w:ascii="Roboto" w:hAnsi="Roboto" w:cstheme="minorHAnsi"/>
            <w:lang w:val="en-US"/>
          </w:rPr>
          <w:t>.</w:t>
        </w:r>
      </w:ins>
      <w:ins w:id="466" w:author="Christoffer Vissing" w:date="2023-08-10T12:42:00Z">
        <w:r w:rsidR="00086D7B">
          <w:rPr>
            <w:rFonts w:ascii="Roboto" w:hAnsi="Roboto" w:cstheme="minorHAnsi"/>
            <w:lang w:val="en-US"/>
          </w:rPr>
          <w:t xml:space="preserve"> Also,</w:t>
        </w:r>
      </w:ins>
      <w:del w:id="467" w:author="Christoffer Vissing" w:date="2023-08-10T12:42:00Z">
        <w:r w:rsidR="00F4339F" w:rsidDel="00086D7B">
          <w:rPr>
            <w:rFonts w:ascii="Roboto" w:hAnsi="Roboto" w:cstheme="minorHAnsi"/>
            <w:lang w:val="en-US"/>
          </w:rPr>
          <w:delText xml:space="preserve"> and</w:delText>
        </w:r>
      </w:del>
      <w:r w:rsidR="00F4339F">
        <w:rPr>
          <w:rFonts w:ascii="Roboto" w:hAnsi="Roboto" w:cstheme="minorHAnsi"/>
          <w:lang w:val="en-US"/>
        </w:rPr>
        <w:t xml:space="preserve"> the myopathic findings on skeletal muscle biopsies are not typically associated with low perfusion or hypoxia</w:t>
      </w:r>
      <w:r w:rsidR="0020255F">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{"citationID":"4TIGYME4","properties":{"formattedCitation":"\\super 33\\nosupersub{}","plainCitation":"33","noteIndex":0},"citationItems":[{"id":3914,"uris":["http://zotero.org/users/2403727/items/RCXCWF2D"],"itemData":{"id":3914,"type":"article-journal","abstract":"It has long been observed that heart failure (HF) is associated with measures of systemic inflammation. In recent years, there have been significant advancements in our understanding of how inflammation contributes to the pathogenesis and progression of HF. However, although numerous studies have validated the association between measures of inflammation and HF severity and prognosis, clinical trials of anti-inflammatory therapies have proven mostly unsuccessful. On this backdrop emerges the yet unmet goal of targeting precise phenotypes within the syndrome of HF; if such precise definitions can be realized, and with better understanding of the roles played by specific inflammatory mediators, the expectation is that targeted anti-inflammatory therapies may improve prognosis in patients whose HF is driven by inflammatory pathobiology. Here, the authors describe mechanistic links between inflammation and HF, discuss traditional and novel inflammatory biomarkers, and summarize the latest evidence from clinical trials of anti-inflammatory therapies.","container-title":"Journal of the American College of Cardiology","DOI":"10.1016/j.jacc.2020.01.014","ISSN":"1558-3597","issue":"11","journalAbbreviation":"J Am Coll Cardiol","language":"eng","note":"PMID: 32192660","page":"1324-1340","source":"PubMed","title":"Inflammation in Heart Failure: JACC State-of-the-Art Review","title-short":"Inflammation in Heart Failure","volume":"75","author":[{"family":"Murphy","given":"Sean P."},{"family":"Kakkar","given":"Rahul"},{"family":"McCarthy","given":"Cian P."},{"family":"Januzzi","given":"James L."}],"issued":{"date-parts":[["2020",3,24]]}}}],"schema":"https://github.com/citation-style-language/schema/raw/master/csl-citation.json"}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468" w:author="Christoffer Vissing" w:date="2023-08-28T14:29:00Z">
            <w:rPr>
              <w:rFonts w:ascii="Roboto" w:hAnsi="Roboto" w:cs="Times New Roman"/>
              <w:vertAlign w:val="superscript"/>
            </w:rPr>
          </w:rPrChange>
        </w:rPr>
        <w:t>33</w:t>
      </w:r>
      <w:r w:rsidR="006A7360">
        <w:rPr>
          <w:rFonts w:ascii="Roboto" w:hAnsi="Roboto" w:cstheme="minorHAnsi"/>
          <w:lang w:val="en-US"/>
        </w:rPr>
        <w:fldChar w:fldCharType="end"/>
      </w:r>
      <w:r w:rsidR="00F4339F">
        <w:rPr>
          <w:rFonts w:ascii="Roboto" w:hAnsi="Roboto" w:cstheme="minorHAnsi"/>
          <w:lang w:val="en-US"/>
        </w:rPr>
        <w:t xml:space="preserve">, suggesting that the cellular defect is </w:t>
      </w:r>
      <w:ins w:id="469" w:author="Christoffer Vissing" w:date="2023-08-23T10:39:00Z">
        <w:r w:rsidR="00EC4409">
          <w:rPr>
            <w:rFonts w:ascii="Roboto" w:hAnsi="Roboto" w:cstheme="minorHAnsi"/>
            <w:lang w:val="en-US"/>
          </w:rPr>
          <w:t xml:space="preserve">more </w:t>
        </w:r>
      </w:ins>
      <w:r w:rsidR="00F4339F">
        <w:rPr>
          <w:rFonts w:ascii="Roboto" w:hAnsi="Roboto" w:cstheme="minorHAnsi"/>
          <w:lang w:val="en-US"/>
        </w:rPr>
        <w:t xml:space="preserve">likely to be caused </w:t>
      </w:r>
      <w:del w:id="470" w:author="Christoffer Vissing" w:date="2023-08-10T12:43:00Z">
        <w:r w:rsidR="00F4339F" w:rsidDel="00086D7B">
          <w:rPr>
            <w:rFonts w:ascii="Roboto" w:hAnsi="Roboto" w:cstheme="minorHAnsi"/>
            <w:lang w:val="en-US"/>
          </w:rPr>
          <w:delText xml:space="preserve">directly </w:delText>
        </w:r>
      </w:del>
      <w:r w:rsidR="00F4339F">
        <w:rPr>
          <w:rFonts w:ascii="Roboto" w:hAnsi="Roboto" w:cstheme="minorHAnsi"/>
          <w:lang w:val="en-US"/>
        </w:rPr>
        <w:t xml:space="preserve">by TTNtv. </w:t>
      </w:r>
      <w:r w:rsidR="00995C1D">
        <w:rPr>
          <w:rFonts w:ascii="Roboto" w:hAnsi="Roboto" w:cstheme="minorHAnsi"/>
          <w:lang w:val="en-US"/>
        </w:rPr>
        <w:t xml:space="preserve">Previous studies </w:t>
      </w:r>
      <w:r w:rsidR="00915BE1">
        <w:rPr>
          <w:rFonts w:ascii="Roboto" w:hAnsi="Roboto" w:cstheme="minorHAnsi"/>
          <w:lang w:val="en-US"/>
        </w:rPr>
        <w:t>investigating fat infiltration of skeletal muscle in heart fai</w:t>
      </w:r>
      <w:r w:rsidR="00594B6C">
        <w:rPr>
          <w:rFonts w:ascii="Roboto" w:hAnsi="Roboto" w:cstheme="minorHAnsi"/>
          <w:lang w:val="en-US"/>
        </w:rPr>
        <w:t>l</w:t>
      </w:r>
      <w:r w:rsidR="00915BE1">
        <w:rPr>
          <w:rFonts w:ascii="Roboto" w:hAnsi="Roboto" w:cstheme="minorHAnsi"/>
          <w:lang w:val="en-US"/>
        </w:rPr>
        <w:t xml:space="preserve">ure, have </w:t>
      </w:r>
      <w:r w:rsidR="00594B6C">
        <w:rPr>
          <w:rFonts w:ascii="Roboto" w:hAnsi="Roboto" w:cstheme="minorHAnsi"/>
          <w:lang w:val="en-US"/>
        </w:rPr>
        <w:t>used</w:t>
      </w:r>
      <w:r w:rsidR="00915BE1">
        <w:rPr>
          <w:rFonts w:ascii="Roboto" w:hAnsi="Roboto" w:cstheme="minorHAnsi"/>
          <w:lang w:val="en-US"/>
        </w:rPr>
        <w:t xml:space="preserve"> computed tomography as the imaging modality</w:t>
      </w:r>
      <w:ins w:id="471" w:author="Christoffer Vissing" w:date="2023-08-28T14:13:00Z">
        <w:r w:rsidR="003E2456">
          <w:rPr>
            <w:rFonts w:ascii="Roboto" w:hAnsi="Roboto" w:cstheme="minorHAnsi"/>
            <w:lang w:val="en-US"/>
          </w:rPr>
          <w:t xml:space="preserve"> (a </w:t>
        </w:r>
        <w:proofErr w:type="spellStart"/>
        <w:r w:rsidR="003E2456">
          <w:rPr>
            <w:rFonts w:ascii="Roboto" w:hAnsi="Roboto" w:cstheme="minorHAnsi"/>
            <w:lang w:val="en-US"/>
          </w:rPr>
          <w:t>semiquant</w:t>
        </w:r>
      </w:ins>
      <w:ins w:id="472" w:author="Christoffer Vissing" w:date="2023-08-28T14:14:00Z">
        <w:r w:rsidR="003E2456">
          <w:rPr>
            <w:rFonts w:ascii="Roboto" w:hAnsi="Roboto" w:cstheme="minorHAnsi"/>
            <w:lang w:val="en-US"/>
          </w:rPr>
          <w:t>ative</w:t>
        </w:r>
        <w:proofErr w:type="spellEnd"/>
        <w:r w:rsidR="003E2456">
          <w:rPr>
            <w:rFonts w:ascii="Roboto" w:hAnsi="Roboto" w:cstheme="minorHAnsi"/>
            <w:lang w:val="en-US"/>
          </w:rPr>
          <w:t xml:space="preserve"> method)</w:t>
        </w:r>
      </w:ins>
      <w:r w:rsidR="00384653">
        <w:rPr>
          <w:rFonts w:ascii="Roboto" w:hAnsi="Roboto" w:cstheme="minorHAnsi"/>
          <w:lang w:val="en-US"/>
        </w:rPr>
        <w:t>, studied thigh muscles,</w:t>
      </w:r>
      <w:r w:rsidR="00915BE1">
        <w:rPr>
          <w:rFonts w:ascii="Roboto" w:hAnsi="Roboto" w:cstheme="minorHAnsi"/>
          <w:lang w:val="en-US"/>
        </w:rPr>
        <w:t xml:space="preserve"> and have primarily focused on the association between inter- and intramuscular fat on dev</w:t>
      </w:r>
      <w:r w:rsidR="00594B6C">
        <w:rPr>
          <w:rFonts w:ascii="Roboto" w:hAnsi="Roboto" w:cstheme="minorHAnsi"/>
          <w:lang w:val="en-US"/>
        </w:rPr>
        <w:t>el</w:t>
      </w:r>
      <w:r w:rsidR="00915BE1">
        <w:rPr>
          <w:rFonts w:ascii="Roboto" w:hAnsi="Roboto" w:cstheme="minorHAnsi"/>
          <w:lang w:val="en-US"/>
        </w:rPr>
        <w:t>oping heart failure or adverse cardiovascular outcomes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{"citationID":"KRDi8HNC","properties":{"formattedCitation":"\\super 22, 34\\nosupersub{}","plainCitation":"22, 34","noteIndex":0},"citationItems":[{"id":3904,"uris":["http://zotero.org/users/2403727/items/DK9Y6DJI"],"itemData":{"id":3904,"type":"article-journal","abstract":"BACKGROUND: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473" w:author="Christoffer Vissing" w:date="2023-08-28T14:29:00Z">
            <w:rPr>
              <w:rFonts w:ascii="Roboto" w:hAnsi="Roboto" w:cs="Times New Roman"/>
              <w:vertAlign w:val="superscript"/>
            </w:rPr>
          </w:rPrChange>
        </w:rPr>
        <w:t>22, 34</w:t>
      </w:r>
      <w:r w:rsidR="006A7360">
        <w:rPr>
          <w:rFonts w:ascii="Roboto" w:hAnsi="Roboto" w:cstheme="minorHAnsi"/>
          <w:lang w:val="en-US"/>
        </w:rPr>
        <w:fldChar w:fldCharType="end"/>
      </w:r>
      <w:r w:rsidR="00915BE1">
        <w:rPr>
          <w:rFonts w:ascii="Roboto" w:hAnsi="Roboto" w:cstheme="minorHAnsi"/>
          <w:lang w:val="en-US"/>
        </w:rPr>
        <w:t>. The “Health, Aging and Body Composition” study included a</w:t>
      </w:r>
      <w:r w:rsidR="00D0230A">
        <w:rPr>
          <w:rFonts w:ascii="Roboto" w:hAnsi="Roboto" w:cstheme="minorHAnsi"/>
          <w:lang w:val="en-US"/>
        </w:rPr>
        <w:t xml:space="preserve">n elderly (70-79 year-old) population-cohort from the US with a median follow-up of 12 years and found </w:t>
      </w:r>
      <w:r w:rsidR="008954E7">
        <w:rPr>
          <w:rFonts w:ascii="Roboto" w:hAnsi="Roboto" w:cstheme="minorHAnsi"/>
          <w:lang w:val="en-US"/>
        </w:rPr>
        <w:t xml:space="preserve">that </w:t>
      </w:r>
      <w:r w:rsidR="00D0230A">
        <w:rPr>
          <w:rFonts w:ascii="Roboto" w:hAnsi="Roboto" w:cstheme="minorHAnsi"/>
          <w:lang w:val="en-US"/>
        </w:rPr>
        <w:t xml:space="preserve">higher intramuscular, but not </w:t>
      </w:r>
      <w:proofErr w:type="spellStart"/>
      <w:ins w:id="474" w:author="Christoffer Vissing" w:date="2023-08-28T14:14:00Z">
        <w:r w:rsidR="003E2456">
          <w:rPr>
            <w:rFonts w:ascii="Roboto" w:hAnsi="Roboto" w:cstheme="minorHAnsi"/>
            <w:lang w:val="en-US"/>
          </w:rPr>
          <w:t>i</w:t>
        </w:r>
      </w:ins>
      <w:proofErr w:type="spellEnd"/>
      <w:del w:id="475" w:author="Christoffer Vissing" w:date="2023-08-28T08:56:00Z">
        <w:r w:rsidR="00D0230A" w:rsidDel="000A744B">
          <w:rPr>
            <w:rFonts w:ascii="Roboto" w:hAnsi="Roboto" w:cstheme="minorHAnsi"/>
            <w:lang w:val="en-US"/>
          </w:rPr>
          <w:delText>intermusuclar</w:delText>
        </w:r>
      </w:del>
      <w:ins w:id="476" w:author="Christoffer Vissing" w:date="2023-08-28T08:56:00Z">
        <w:r w:rsidR="000A744B">
          <w:rPr>
            <w:rFonts w:ascii="Roboto" w:hAnsi="Roboto" w:cstheme="minorHAnsi"/>
            <w:lang w:val="en-US"/>
          </w:rPr>
          <w:pgNum/>
        </w:r>
        <w:proofErr w:type="spellStart"/>
        <w:r w:rsidR="000A744B">
          <w:rPr>
            <w:rFonts w:ascii="Roboto" w:hAnsi="Roboto" w:cstheme="minorHAnsi"/>
            <w:lang w:val="en-US"/>
          </w:rPr>
          <w:t>ntermuscular</w:t>
        </w:r>
      </w:ins>
      <w:proofErr w:type="spellEnd"/>
      <w:r w:rsidR="00D0230A">
        <w:rPr>
          <w:rFonts w:ascii="Roboto" w:hAnsi="Roboto" w:cstheme="minorHAnsi"/>
          <w:lang w:val="en-US"/>
        </w:rPr>
        <w:t xml:space="preserve"> fat infiltration at baseline</w:t>
      </w:r>
      <w:r w:rsidR="00835B47">
        <w:rPr>
          <w:rFonts w:ascii="Roboto" w:hAnsi="Roboto" w:cstheme="minorHAnsi"/>
          <w:lang w:val="en-US"/>
        </w:rPr>
        <w:t>,</w:t>
      </w:r>
      <w:r w:rsidR="00D0230A">
        <w:rPr>
          <w:rFonts w:ascii="Roboto" w:hAnsi="Roboto" w:cstheme="minorHAnsi"/>
          <w:lang w:val="en-US"/>
        </w:rPr>
        <w:t xml:space="preserve"> was associated with a higher risk of incident heart failure, </w:t>
      </w:r>
      <w:del w:id="477" w:author="Christoffer Vissing" w:date="2023-08-28T14:14:00Z">
        <w:r w:rsidR="00D0230A" w:rsidDel="003E2456">
          <w:rPr>
            <w:rFonts w:ascii="Roboto" w:hAnsi="Roboto" w:cstheme="minorHAnsi"/>
            <w:lang w:val="en-US"/>
          </w:rPr>
          <w:delText xml:space="preserve">even </w:delText>
        </w:r>
      </w:del>
      <w:ins w:id="478" w:author="Christoffer Vissing" w:date="2023-08-28T14:14:00Z">
        <w:r w:rsidR="003E2456">
          <w:rPr>
            <w:rFonts w:ascii="Roboto" w:hAnsi="Roboto" w:cstheme="minorHAnsi"/>
            <w:lang w:val="en-US"/>
          </w:rPr>
          <w:t>also</w:t>
        </w:r>
        <w:r w:rsidR="003E2456">
          <w:rPr>
            <w:rFonts w:ascii="Roboto" w:hAnsi="Roboto" w:cstheme="minorHAnsi"/>
            <w:lang w:val="en-US"/>
          </w:rPr>
          <w:t xml:space="preserve"> </w:t>
        </w:r>
      </w:ins>
      <w:r w:rsidR="00D0230A">
        <w:rPr>
          <w:rFonts w:ascii="Roboto" w:hAnsi="Roboto" w:cstheme="minorHAnsi"/>
          <w:lang w:val="en-US"/>
        </w:rPr>
        <w:t xml:space="preserve">when adjusting for </w:t>
      </w:r>
      <w:del w:id="479" w:author="Christoffer Vissing" w:date="2023-08-28T14:14:00Z">
        <w:r w:rsidR="00D0230A" w:rsidDel="003E2456">
          <w:rPr>
            <w:rFonts w:ascii="Roboto" w:hAnsi="Roboto" w:cstheme="minorHAnsi"/>
            <w:lang w:val="en-US"/>
          </w:rPr>
          <w:delText xml:space="preserve">relevant </w:delText>
        </w:r>
      </w:del>
      <w:r w:rsidR="00D0230A">
        <w:rPr>
          <w:rFonts w:ascii="Roboto" w:hAnsi="Roboto" w:cstheme="minorHAnsi"/>
          <w:lang w:val="en-US"/>
        </w:rPr>
        <w:t>comorbidities, demographic, metabolic and other risk factors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{"citationID":"HBdpzQa7","properties":{"formattedCitation":"\\super 22\\nosupersub{}","plainCitation":"22","noteIndex":0},"citationItems":[{"id":3904,"uris":["http://zotero.org/users/2403727/items/DK9Y6DJI"],"itemData":{"id":3904,"type":"article-journal","abstract":"BACKGROUND: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480" w:author="Christoffer Vissing" w:date="2023-08-28T14:29:00Z">
            <w:rPr>
              <w:rFonts w:ascii="Roboto" w:hAnsi="Roboto" w:cs="Times New Roman"/>
              <w:vertAlign w:val="superscript"/>
            </w:rPr>
          </w:rPrChange>
        </w:rPr>
        <w:t>22</w:t>
      </w:r>
      <w:r w:rsidR="006A7360">
        <w:rPr>
          <w:rFonts w:ascii="Roboto" w:hAnsi="Roboto" w:cstheme="minorHAnsi"/>
          <w:lang w:val="en-US"/>
        </w:rPr>
        <w:fldChar w:fldCharType="end"/>
      </w:r>
      <w:r w:rsidR="00D0230A">
        <w:rPr>
          <w:rFonts w:ascii="Roboto" w:hAnsi="Roboto" w:cstheme="minorHAnsi"/>
          <w:lang w:val="en-US"/>
        </w:rPr>
        <w:t>.</w:t>
      </w:r>
      <w:r w:rsidR="00384653">
        <w:rPr>
          <w:rFonts w:ascii="Roboto" w:hAnsi="Roboto" w:cstheme="minorHAnsi"/>
          <w:lang w:val="en-US"/>
        </w:rPr>
        <w:t xml:space="preserve"> In a Japanese study of 145 patients with non-ischemic cardiomyopathy</w:t>
      </w:r>
      <w:r w:rsidR="008A5EF3">
        <w:rPr>
          <w:rFonts w:ascii="Roboto" w:hAnsi="Roboto" w:cstheme="minorHAnsi"/>
          <w:lang w:val="en-US"/>
        </w:rPr>
        <w:t xml:space="preserve">, higher intramuscular fat concentrations were associated with a higher rate of a composite outcome of cardiovascular death and </w:t>
      </w:r>
      <w:del w:id="481" w:author="Christoffer Vissing" w:date="2023-08-28T14:15:00Z">
        <w:r w:rsidR="008A5EF3" w:rsidDel="003E2456">
          <w:rPr>
            <w:rFonts w:ascii="Roboto" w:hAnsi="Roboto" w:cstheme="minorHAnsi"/>
            <w:lang w:val="en-US"/>
          </w:rPr>
          <w:delText xml:space="preserve">hospitalization for </w:delText>
        </w:r>
      </w:del>
      <w:r w:rsidR="008A5EF3">
        <w:rPr>
          <w:rFonts w:ascii="Roboto" w:hAnsi="Roboto" w:cstheme="minorHAnsi"/>
          <w:lang w:val="en-US"/>
        </w:rPr>
        <w:t>heart failure</w:t>
      </w:r>
      <w:ins w:id="482" w:author="Christoffer Vissing" w:date="2023-08-28T14:15:00Z">
        <w:r w:rsidR="003E2456" w:rsidRPr="003E2456">
          <w:rPr>
            <w:rFonts w:ascii="Roboto" w:hAnsi="Roboto" w:cstheme="minorHAnsi"/>
            <w:lang w:val="en-US"/>
          </w:rPr>
          <w:t xml:space="preserve"> </w:t>
        </w:r>
        <w:r w:rsidR="003E2456">
          <w:rPr>
            <w:rFonts w:ascii="Roboto" w:hAnsi="Roboto" w:cstheme="minorHAnsi"/>
            <w:lang w:val="en-US"/>
          </w:rPr>
          <w:t>hospitalization</w:t>
        </w:r>
      </w:ins>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{"citationID":"CrVGs8IE","properties":{"formattedCitation":"\\super 34\\nosupersub{}","plainCitation":"34","noteIndex":0},"citationItems":[{"id":3937,"uris":["http://zotero.org/users/2403727/items/ARDKDFCN"],"itemData":{"id":3937,"type":"article-journal","abstract":"Skeletal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9A0CA2">
        <w:rPr>
          <w:rFonts w:ascii="Roboto" w:hAnsi="Roboto" w:cs="Times New Roman"/>
          <w:vertAlign w:val="superscript"/>
          <w:lang w:val="en-US"/>
          <w:rPrChange w:id="483" w:author="Christoffer Vissing" w:date="2023-08-28T14:29:00Z">
            <w:rPr>
              <w:rFonts w:ascii="Roboto" w:hAnsi="Roboto" w:cs="Times New Roman"/>
              <w:vertAlign w:val="superscript"/>
            </w:rPr>
          </w:rPrChange>
        </w:rPr>
        <w:t>34</w:t>
      </w:r>
      <w:r w:rsidR="006A7360">
        <w:rPr>
          <w:rFonts w:ascii="Roboto" w:hAnsi="Roboto" w:cstheme="minorHAnsi"/>
          <w:lang w:val="en-US"/>
        </w:rPr>
        <w:fldChar w:fldCharType="end"/>
      </w:r>
      <w:r w:rsidR="008A5EF3">
        <w:rPr>
          <w:rFonts w:ascii="Roboto" w:hAnsi="Roboto" w:cstheme="minorHAnsi"/>
          <w:lang w:val="en-US"/>
        </w:rPr>
        <w:t>.</w:t>
      </w:r>
      <w:r w:rsidR="00835B47">
        <w:rPr>
          <w:rFonts w:ascii="Roboto" w:hAnsi="Roboto" w:cstheme="minorHAnsi"/>
          <w:lang w:val="en-US"/>
        </w:rPr>
        <w:t xml:space="preserve"> Taken together, these data suggest</w:t>
      </w:r>
      <w:r w:rsidR="000077B2">
        <w:rPr>
          <w:rFonts w:ascii="Roboto" w:hAnsi="Roboto" w:cstheme="minorHAnsi"/>
          <w:lang w:val="en-US"/>
        </w:rPr>
        <w:t xml:space="preserve"> that intramuscular fat infiltration</w:t>
      </w:r>
      <w:r w:rsidR="003914C6">
        <w:rPr>
          <w:rFonts w:ascii="Roboto" w:hAnsi="Roboto" w:cstheme="minorHAnsi"/>
          <w:lang w:val="en-US"/>
        </w:rPr>
        <w:t xml:space="preserve"> is a </w:t>
      </w:r>
      <w:r w:rsidR="0066697B">
        <w:rPr>
          <w:rFonts w:ascii="Roboto" w:hAnsi="Roboto" w:cstheme="minorHAnsi"/>
          <w:lang w:val="en-US"/>
        </w:rPr>
        <w:t xml:space="preserve">relevant </w:t>
      </w:r>
      <w:r w:rsidR="003914C6">
        <w:rPr>
          <w:rFonts w:ascii="Roboto" w:hAnsi="Roboto" w:cstheme="minorHAnsi"/>
          <w:lang w:val="en-US"/>
        </w:rPr>
        <w:t xml:space="preserve">prognostic marker </w:t>
      </w:r>
      <w:r w:rsidR="0066697B">
        <w:rPr>
          <w:rFonts w:ascii="Roboto" w:hAnsi="Roboto" w:cstheme="minorHAnsi"/>
          <w:lang w:val="en-US"/>
        </w:rPr>
        <w:t>in</w:t>
      </w:r>
      <w:r w:rsidR="003914C6">
        <w:rPr>
          <w:rFonts w:ascii="Roboto" w:hAnsi="Roboto" w:cstheme="minorHAnsi"/>
          <w:lang w:val="en-US"/>
        </w:rPr>
        <w:t xml:space="preserve"> heart failure</w:t>
      </w:r>
      <w:r w:rsidR="0066697B">
        <w:rPr>
          <w:rFonts w:ascii="Roboto" w:hAnsi="Roboto" w:cstheme="minorHAnsi"/>
          <w:lang w:val="en-US"/>
        </w:rPr>
        <w:t>, and</w:t>
      </w:r>
      <w:r w:rsidR="005E7C9F">
        <w:rPr>
          <w:rFonts w:ascii="Roboto" w:hAnsi="Roboto" w:cstheme="minorHAnsi"/>
          <w:lang w:val="en-US"/>
        </w:rPr>
        <w:t xml:space="preserve"> potentially</w:t>
      </w:r>
      <w:r w:rsidR="0066697B">
        <w:rPr>
          <w:rFonts w:ascii="Roboto" w:hAnsi="Roboto" w:cstheme="minorHAnsi"/>
          <w:lang w:val="en-US"/>
        </w:rPr>
        <w:t xml:space="preserve"> indicates molecular functional impairment intrinsic to all striated muscle tissue. Further studies,</w:t>
      </w:r>
      <w:r w:rsidR="005E7C9F">
        <w:rPr>
          <w:rFonts w:ascii="Roboto" w:hAnsi="Roboto" w:cstheme="minorHAnsi"/>
          <w:lang w:val="en-US"/>
        </w:rPr>
        <w:t xml:space="preserve"> </w:t>
      </w:r>
      <w:r w:rsidR="002876F7">
        <w:rPr>
          <w:rFonts w:ascii="Roboto" w:hAnsi="Roboto" w:cstheme="minorHAnsi"/>
          <w:lang w:val="en-US"/>
        </w:rPr>
        <w:t>investigating the progression of fat replacement of skeletal muscle and the mechanisms behind these associations are warranted.</w:t>
      </w:r>
    </w:p>
    <w:p w14:paraId="0EF96738" w14:textId="73011D47" w:rsidR="0095317A" w:rsidRPr="0020255F" w:rsidRDefault="0095317A" w:rsidP="00F4339F">
      <w:pPr>
        <w:spacing w:line="480" w:lineRule="auto"/>
        <w:rPr>
          <w:rFonts w:ascii="Roboto" w:hAnsi="Roboto" w:cstheme="minorHAnsi"/>
          <w:b/>
          <w:bCs/>
          <w:lang w:val="en-US"/>
        </w:rPr>
      </w:pPr>
      <w:r w:rsidRPr="0020255F">
        <w:rPr>
          <w:rFonts w:ascii="Roboto" w:hAnsi="Roboto" w:cstheme="minorHAnsi"/>
          <w:b/>
          <w:bCs/>
          <w:lang w:val="en-US"/>
        </w:rPr>
        <w:t xml:space="preserve">Molecular alterations in skeletal muscle </w:t>
      </w:r>
    </w:p>
    <w:p w14:paraId="50074DC4" w14:textId="1B268B4C" w:rsidR="00F4339F" w:rsidRDefault="00F4339F" w:rsidP="00F4339F">
      <w:pPr>
        <w:spacing w:line="480" w:lineRule="auto"/>
        <w:rPr>
          <w:rFonts w:ascii="Roboto" w:hAnsi="Roboto" w:cstheme="minorHAnsi"/>
          <w:lang w:val="en-US"/>
        </w:rPr>
      </w:pPr>
      <w:r>
        <w:rPr>
          <w:rFonts w:ascii="Roboto" w:hAnsi="Roboto" w:cstheme="minorHAnsi"/>
          <w:lang w:val="en-US"/>
        </w:rPr>
        <w:t xml:space="preserve">In our study, the most common myopathic feature on muscle biopsy was internalized nuclei, as previously observed in </w:t>
      </w:r>
      <w:del w:id="484" w:author="Christoffer Vissing" w:date="2023-08-28T15:29:00Z">
        <w:r w:rsidDel="008A642C">
          <w:rPr>
            <w:rFonts w:ascii="Roboto" w:hAnsi="Roboto" w:cstheme="minorHAnsi"/>
            <w:lang w:val="en-US"/>
          </w:rPr>
          <w:delText xml:space="preserve">autosomal recessive </w:delText>
        </w:r>
      </w:del>
      <w:r>
        <w:rPr>
          <w:rFonts w:ascii="Roboto" w:hAnsi="Roboto" w:cstheme="minorHAnsi"/>
          <w:lang w:val="en-US"/>
        </w:rPr>
        <w:t>titin-related myopathies</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{"citationID":"Yl7ZX4bV","properties":{"formattedCitation":"\\super 35\\nosupersub{}","plainCitation":"35","noteIndex":0},"citationItems":[{"id":820,"uris":["http://zotero.org/users/2403727/items/C2RG7RQR"],"itemData":{"id":820,"type":"article-journal","abstract":"Abstract.  Titin-related myopathies are heterogeneous clinical conditions associated with mutations in TTN. To define their histopathologic boundaries and try t","container-title":"Journal of Neuropathology &amp; Experimental Neurology","DOI":"10.1093/jnen/nly095","ISSN":"0022-3069","issue":"12","journalAbbreviation":"J Neuropathol Exp Neurol","language":"en","page":"1101-1114","source":"academic-oup-com.ep.fjernadgang.kb.dk","title":"Loss of Sarcomeric Scaffolding as a Common Baseline Histopathologic Lesion in Titin-Related Myopathies","volume":"77","author":[{"family":"Ávila-Polo","given":"Rainiero"},{"family":"Malfatti","given":"Edoardo"},{"family":"Lornage","given":"Xavière"},{"family":"Cheraud","given":"Chrystel"},{"family":"Nelson","given":"Isabelle"},{"family":"Nectoux","given":"Juliette"},{"family":"Böhm","given":"Johann"},{"family":"Schneider","given":"Raphaël"},{"family":"Hedberg-Oldfors","given":"Carola"},{"family":"Eymard","given":"Bruno"},{"family":"Monges","given":"Soledad"},{"family":"Lubieniecki","given":"Fabiana"},{"family":"Brochier","given":"Guy"},{"family":"Thao Bui","given":"Mai"},{"family":"Madelaine","given":"Angeline"},{"family":"Labasse","given":"Clémence"},{"family":"Beuvin","given":"Maud"},{"family":"Lacène","given":"Emmanuelle"},{"family":"Boland","given":"Anne"},{"family":"Deleuze","given":"Jean-François"},{"family":"Thompson","given":"Julie"},{"family":"Richard","given":"Isabelle"},{"family":"Taratuto","given":"Ana Lía"},{"family":"Udd","given":"Bjarne"},{"family":"Leturcq","given":"France"},{"family":"Bonne","given":"Gisèle"},{"family":"Oldfors","given":"Anders"},{"family":"Laporte","given":"Jocelyn"},{"family":"Romero","given":"Norma Beatriz"}],"issued":{"date-parts":[["2018",12,1]]}}}],"schema":"https://github.com/citation-style-language/schema/raw/master/csl-citation.json"} </w:instrText>
      </w:r>
      <w:r w:rsidRPr="00D66C1F">
        <w:rPr>
          <w:rFonts w:ascii="Roboto" w:hAnsi="Roboto" w:cstheme="minorHAnsi"/>
          <w:lang w:val="en-US"/>
        </w:rPr>
        <w:fldChar w:fldCharType="separate"/>
      </w:r>
      <w:r w:rsidR="009A0CA2" w:rsidRPr="009A0CA2">
        <w:rPr>
          <w:rFonts w:ascii="Roboto" w:hAnsi="Roboto" w:cs="Times New Roman"/>
          <w:vertAlign w:val="superscript"/>
          <w:lang w:val="en-US"/>
          <w:rPrChange w:id="485" w:author="Christoffer Vissing" w:date="2023-08-28T14:29:00Z">
            <w:rPr>
              <w:rFonts w:ascii="Roboto" w:hAnsi="Roboto" w:cs="Times New Roman"/>
              <w:vertAlign w:val="superscript"/>
            </w:rPr>
          </w:rPrChange>
        </w:rPr>
        <w:t>35</w:t>
      </w:r>
      <w:r w:rsidRPr="00D66C1F">
        <w:rPr>
          <w:rFonts w:ascii="Roboto" w:hAnsi="Roboto" w:cstheme="minorHAnsi"/>
          <w:lang w:val="en-US"/>
        </w:rPr>
        <w:fldChar w:fldCharType="end"/>
      </w:r>
      <w:r>
        <w:rPr>
          <w:rFonts w:ascii="Roboto" w:hAnsi="Roboto" w:cstheme="minorHAnsi"/>
          <w:lang w:val="en-US"/>
        </w:rPr>
        <w:t xml:space="preserve">. However, while </w:t>
      </w:r>
      <w:r w:rsidR="00636E7B">
        <w:rPr>
          <w:rFonts w:ascii="Roboto" w:hAnsi="Roboto" w:cstheme="minorHAnsi"/>
          <w:lang w:val="en-US"/>
        </w:rPr>
        <w:t xml:space="preserve">prior </w:t>
      </w:r>
      <w:r>
        <w:rPr>
          <w:rFonts w:ascii="Roboto" w:hAnsi="Roboto" w:cstheme="minorHAnsi"/>
          <w:lang w:val="en-US"/>
        </w:rPr>
        <w:t>studies have reported central cores to be a prominent pathophysiological feature in titin-related myopathy, this was</w:t>
      </w:r>
      <w:r w:rsidRPr="00D66C1F">
        <w:rPr>
          <w:rFonts w:ascii="Roboto" w:hAnsi="Roboto" w:cstheme="minorHAnsi"/>
          <w:lang w:val="en-US"/>
        </w:rPr>
        <w:t xml:space="preserve"> </w:t>
      </w:r>
      <w:r>
        <w:rPr>
          <w:rFonts w:ascii="Roboto" w:hAnsi="Roboto" w:cstheme="minorHAnsi"/>
          <w:lang w:val="en-US"/>
        </w:rPr>
        <w:t xml:space="preserve">not </w:t>
      </w:r>
      <w:r>
        <w:rPr>
          <w:rFonts w:ascii="Roboto" w:hAnsi="Roboto" w:cstheme="minorHAnsi"/>
          <w:lang w:val="en-US"/>
        </w:rPr>
        <w:lastRenderedPageBreak/>
        <w:t xml:space="preserve">the case in our study. This could </w:t>
      </w:r>
      <w:r w:rsidRPr="00D66C1F">
        <w:rPr>
          <w:rFonts w:ascii="Roboto" w:hAnsi="Roboto" w:cstheme="minorHAnsi"/>
          <w:lang w:val="en-US"/>
        </w:rPr>
        <w:t>suggest a different molecular disease mechanism</w:t>
      </w:r>
      <w:r>
        <w:rPr>
          <w:rFonts w:ascii="Roboto" w:hAnsi="Roboto" w:cstheme="minorHAnsi"/>
          <w:lang w:val="en-US"/>
        </w:rPr>
        <w:t xml:space="preserve"> in our patients</w:t>
      </w:r>
      <w:r w:rsidRPr="00D66C1F">
        <w:rPr>
          <w:rFonts w:ascii="Roboto" w:hAnsi="Roboto" w:cstheme="minorHAnsi"/>
          <w:lang w:val="en-US"/>
        </w:rPr>
        <w:t>.</w:t>
      </w:r>
      <w:r w:rsidRPr="009A50A2">
        <w:rPr>
          <w:rFonts w:ascii="Roboto" w:hAnsi="Roboto" w:cstheme="minorHAnsi"/>
          <w:lang w:val="en-US"/>
        </w:rPr>
        <w:t xml:space="preserve"> </w:t>
      </w:r>
      <w:r>
        <w:rPr>
          <w:rFonts w:ascii="Roboto" w:hAnsi="Roboto" w:cstheme="minorHAnsi"/>
          <w:lang w:val="en-US"/>
        </w:rPr>
        <w:t>I</w:t>
      </w:r>
      <w:r w:rsidRPr="00D66C1F">
        <w:rPr>
          <w:rFonts w:ascii="Roboto" w:hAnsi="Roboto" w:cstheme="minorHAnsi"/>
          <w:lang w:val="en-US"/>
        </w:rPr>
        <w:t xml:space="preserve">n patients with genetic variants in </w:t>
      </w:r>
      <w:r w:rsidRPr="00D66C1F">
        <w:rPr>
          <w:rFonts w:ascii="Roboto" w:hAnsi="Roboto" w:cstheme="minorHAnsi"/>
          <w:i/>
          <w:iCs/>
          <w:lang w:val="en-US"/>
        </w:rPr>
        <w:t>LMNA</w:t>
      </w:r>
      <w:r>
        <w:rPr>
          <w:rFonts w:ascii="Roboto" w:hAnsi="Roboto" w:cstheme="minorHAnsi"/>
          <w:lang w:val="en-US"/>
        </w:rPr>
        <w:t xml:space="preserve"> (which </w:t>
      </w:r>
      <w:r w:rsidR="00835B47">
        <w:rPr>
          <w:rFonts w:ascii="Roboto" w:hAnsi="Roboto" w:cstheme="minorHAnsi"/>
          <w:lang w:val="en-US"/>
        </w:rPr>
        <w:t xml:space="preserve">may </w:t>
      </w:r>
      <w:r>
        <w:rPr>
          <w:rFonts w:ascii="Roboto" w:hAnsi="Roboto" w:cstheme="minorHAnsi"/>
          <w:lang w:val="en-US"/>
        </w:rPr>
        <w:t>cause both DCM and myopathy),</w:t>
      </w:r>
      <w:r w:rsidRPr="00D66C1F">
        <w:rPr>
          <w:rFonts w:ascii="Roboto" w:hAnsi="Roboto" w:cstheme="minorHAnsi"/>
          <w:lang w:val="en-US"/>
        </w:rPr>
        <w:t xml:space="preserve"> significant variability in the clinical phenotype </w:t>
      </w:r>
      <w:r>
        <w:rPr>
          <w:rFonts w:ascii="Roboto" w:hAnsi="Roboto" w:cstheme="minorHAnsi"/>
          <w:lang w:val="en-US"/>
        </w:rPr>
        <w:t>has been</w:t>
      </w:r>
      <w:r w:rsidRPr="00D66C1F">
        <w:rPr>
          <w:rFonts w:ascii="Roboto" w:hAnsi="Roboto" w:cstheme="minorHAnsi"/>
          <w:lang w:val="en-US"/>
        </w:rPr>
        <w:t xml:space="preserve"> observed according to the genetic variant’s location and 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{"citationID":"SCTtYFUN","properties":{"formattedCitation":"\\super 36\\uc0\\u8211{}38\\nosupersub{}","plainCitation":"36–38","noteIndex":0},"citationItems":[{"id":3789,"uris":["http://zotero.org/users/2403727/items/P3KDF4FE"],"itemData":{"id":3789,"type":"article-journal","abstract":"BACKGROUND: Inherited mutations cause approximately 35 percent of cases of dilated cardiomyopathy; however, few genes associated with this disease have been identified. Previously, we located a gene defect that was responsible for autosomal dominant dilated cardiomyopathy and conduction-system disease on chromosome 1p1-q21, where nuclear-envelope proteins lamin A and lamin C are encoded by the LMNA (lamin A/C) gene. Mutations in the head or tail domain of this gene cause Emery-Dreifuss muscular dystrophy, a childhood-onset disease characterized by joint contractures and in some cases by abnormalities of cardiac conduction during adulthood.\nMETHODS: We evaluated 11 families with autosomal dominant dilated cardiomyopathy and conduction-system disease. Sequences of the lamin A/C exons were determined in probands from each family, and variants were confirmed by restriction-enzyme digestion. The genotypes of the family members were ascertained.\nRESULTS: Five novel missense mutations were identified: four in the alpha-helical-rod domain of the lamin A/C gene, and one in the lamin C tail domain. Each mutation caused heritable, progressive conduction-system disease (sinus bradycardia, atrioventricular conduction block, or atrial arrhythmias) and dilated cardiomyopathy. Heart failure and sudden death occurred frequently within these families. No family members with mutations had either joint contractures or skeletal myopathy. Serum creatine kinase levels were normal in family members with mutations of the lamin rod but mildly elevated in some family members with a defect in the tail domain of lamin C.\nCONCLUSIONS: Genetic defects in distinct domains of the nuclear-envelope proteins lamin A and lamin C selectively cause dilated cardiomyopathy with conduction-system disease or autosomal dominant Emery-Dreifuss muscular dystrophy. Missense mutations in the rod domain of the lamin A/C gene provide a genetic cause for dilated cardiomyopathy and indicate that this intermediate filament protein has an important role in cardiac conduction and contractility.","container-title":"The New England Journal of Medicine","DOI":"10.1056/NEJM199912023412302","ISSN":"0028-4793","issue":"23","journalAbbreviation":"N Engl J Med","language":"eng","note":"PMID: 10580070","page":"1715-1724","source":"PubMed","title":"Missense mutations in the rod domain of the lamin A/C gene as causes of dilated cardiomyopathy and conduction-system disease","volume":"341","author":[{"family":"Fatkin","given":"D."},{"family":"MacRae","given":"C."},{"family":"Sasaki","given":"T."},{"family":"Wolff","given":"M. R."},{"family":"Porcu","given":"M."},{"family":"Frenneaux","given":"M."},{"family":"Atherton","given":"J."},{"family":"Vidaillet","given":"H. J."},{"family":"Spudich","given":"S."},{"family":"De Girolami","given":"U."},{"family":"Seidman","given":"J. G."},{"family":"Seidman","given":"C."},{"family":"Muntoni","given":"F."},{"family":"Müehle","given":"G."},{"family":"Johnson","given":"W."},{"family":"McDonough","given":"B."}],"issued":{"date-parts":[["1999",12,2]]}}},{"id":3790,"uris":["http://zotero.org/users/2403727/items/LND5YW7Z"],"itemData":{"id":3790,"type":"article-journal","abstract":"LGMD1B is an autosomal dominantly inherited, slowly progressive limb girdle muscular dystrophy, with age-related atrioventricular cardiac conduction disturbances and the absence of early contractures. The disease has been linked to chromosome 1q11-q21. Within this locus another muscular dystrophy, the autosomal dominant form of Emery-Dreifuss muscular dystrophy (AD-EDMD) has recently been mapped and the corresponding gene identified. AD-ADMD is characterized by early contractures of elbows and Achilles tendons and a humero-peroneal distribution of weakness combined with a cardiomyopathy with conduction defects. The disease gene of AD-EDMD is LMNA which encodes lamins A/C, two proteins of the nuclear envelope. In order to identify whether or not LGMD1B and AD-EDMD are allelic disorders, we carried out a search for mutations in the LMNA gene in patients with LGMD1B. For this, PCR/SSCP/sequencing screening was carried out for the 12 exons of LMNA on DNA samples of individuals from three LGMD1B families that were linked to chromo-some 1q11-q21. Mutations were identified in all three LGMD1B families: a missense mutation, a deletion of a codon and a splice donor site mutation, respectively. The three mutations were identified in all affected members of the corresponding families and were absent in 100 unrelated control subjects. The present identification of mutations in the LMNA gene in LGMD1B demonstrates that LGMD1B and AD-EDMD are allelic disorders. Further analysis of phenotype-genotype relationship will help to clarify the variability of the phenotype observed in these two muscular dystrophies.","container-title":"Human Molecular Genetics","DOI":"10.1093/hmg/9.9.1453","ISSN":"0964-6906","issue":"9","journalAbbreviation":"Hum Mol Genet","language":"eng","note":"PMID: 10814726","page":"1453-1459","source":"PubMed","title":"Identification of mutations in the gene encoding lamins A/C in autosomal dominant limb girdle muscular dystrophy with atrioventricular conduction disturbances (LGMD1B)","volume":"9","author":[{"family":"Muchir","given":"A."},{"family":"Bonne","given":"G."},{"family":"Kooi","given":"A. J.","non-dropping-particle":"van der"},{"family":"Meegen","given":"M.","non-dropping-particle":"van"},{"family":"Baas","given":"F."},{"family":"Bolhuis","given":"P. A."},{"family":"Visser","given":"M.","non-dropping-particle":"de"},{"family":"Schwartz","given":"K."}],"issued":{"date-parts":[["2000",5,22]]}}},{"id":3791,"uris":["http://zotero.org/users/2403727/items/BI2345BZ"],"itemData":{"id":3791,"type":"article-journal","abstract":"Emery-Dreifuss muscular dystrophy (EDMD) is characterized by early contractures of elbows and Achilles tendons, slowly progressive muscle wasting and weakness, and a cardiomyopathy with conduction blocks which is life-threatening. Two modes of inheritance exist, X-linked (OMIM 310300) and autosomal dominant (EDMD-AD; OMIM 181350). EDMD-AD is clinically identical to the X-linked forms of the disease. Mutations in EMD, the gene encoding emerin, are responsible for the X-linked form. We have mapped the locus for EDMD-AD to an 8-cM interval on chromosome 1q11-q23 in a large French pedigree, and found that the EMD phenotype in four other small families was potentially linked to this locus. This region contains the lamin A/C gene (LMNA), a candidate gene encoding two proteins of the nuclear lamina, lamins A and C, produced by alternative splicing. We identified four mutations in LMNA that co-segregate with the disease phenotype in the five families: one nonsense mutation and three missense mutations. These results are the first identification of mutations in a component of the nuclear lamina as a cause of inherited muscle disorder. Together with mutations in EMD (refs 5,6), they underscore the potential importance of the nuclear envelope components in the pathogenesis of neuromuscular disorders.","container-title":"Nature Genetics","DOI":"10.1038/6799","ISSN":"1061-4036","issue":"3","journalAbbreviation":"Nat Genet","language":"eng","note":"PMID: 10080180","page":"285-288","source":"PubMed","title":"Mutations in the gene encoding lamin A/C cause autosomal dominant Emery-Dreifuss muscular dystrophy","volume":"21","author":[{"family":"Bonne","given":"G."},{"family":"Di Barletta","given":"M. R."},{"family":"Varnous","given":"S."},{"family":"Bécane","given":"H. M."},{"family":"Hammouda","given":"E. H."},{"family":"Merlini","given":"L."},{"family":"Muntoni","given":"F."},{"family":"Greenberg","given":"C. R."},{"family":"Gary","given":"F."},{"family":"Urtizberea","given":"J. A."},{"family":"Duboc","given":"D."},{"family":"Fardeau","given":"M."},{"family":"Toniolo","given":"D."},{"family":"Schwartz","given":"K."}],"issued":{"date-parts":[["1999",3]]}}}],"schema":"https://github.com/citation-style-language/schema/raw/master/csl-citation.json"} </w:instrText>
      </w:r>
      <w:r>
        <w:rPr>
          <w:rFonts w:ascii="Roboto" w:hAnsi="Roboto" w:cstheme="minorHAnsi"/>
          <w:lang w:val="en-US"/>
        </w:rPr>
        <w:fldChar w:fldCharType="separate"/>
      </w:r>
      <w:r w:rsidR="009A0CA2" w:rsidRPr="009A0CA2">
        <w:rPr>
          <w:rFonts w:ascii="Roboto" w:hAnsi="Roboto" w:cs="Times New Roman"/>
          <w:vertAlign w:val="superscript"/>
          <w:lang w:val="en-US"/>
          <w:rPrChange w:id="486" w:author="Christoffer Vissing" w:date="2023-08-28T14:29:00Z">
            <w:rPr>
              <w:rFonts w:ascii="Roboto" w:hAnsi="Roboto" w:cs="Times New Roman"/>
              <w:vertAlign w:val="superscript"/>
            </w:rPr>
          </w:rPrChange>
        </w:rPr>
        <w:t>36–38</w:t>
      </w:r>
      <w:r>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w:t>
      </w:r>
      <w:del w:id="487" w:author="Christoffer Vissing" w:date="2023-08-28T14:17:00Z">
        <w:r w:rsidDel="003E2456">
          <w:rPr>
            <w:rFonts w:ascii="Roboto" w:hAnsi="Roboto" w:cstheme="minorHAnsi"/>
            <w:lang w:val="en-US"/>
          </w:rPr>
          <w:delText xml:space="preserve">In </w:delText>
        </w:r>
      </w:del>
      <w:ins w:id="488" w:author="Christoffer Vissing" w:date="2023-08-28T14:18:00Z">
        <w:r w:rsidR="003E2456">
          <w:rPr>
            <w:rFonts w:ascii="Roboto" w:hAnsi="Roboto" w:cstheme="minorHAnsi"/>
            <w:lang w:val="en-US"/>
          </w:rPr>
          <w:t>While</w:t>
        </w:r>
      </w:ins>
      <w:ins w:id="489" w:author="Christoffer Vissing" w:date="2023-08-28T15:46:00Z">
        <w:r w:rsidR="00E86990">
          <w:rPr>
            <w:rFonts w:ascii="Roboto" w:hAnsi="Roboto" w:cstheme="minorHAnsi"/>
            <w:lang w:val="en-US"/>
          </w:rPr>
          <w:t xml:space="preserve"> a</w:t>
        </w:r>
      </w:ins>
      <w:ins w:id="490" w:author="Christoffer Vissing" w:date="2023-08-28T14:18:00Z">
        <w:r w:rsidR="003E2456">
          <w:rPr>
            <w:rFonts w:ascii="Roboto" w:hAnsi="Roboto" w:cstheme="minorHAnsi"/>
            <w:lang w:val="en-US"/>
          </w:rPr>
          <w:t xml:space="preserve"> </w:t>
        </w:r>
      </w:ins>
      <w:ins w:id="491" w:author="Christoffer Vissing" w:date="2023-08-28T14:19:00Z">
        <w:r w:rsidR="003E2456">
          <w:rPr>
            <w:rFonts w:ascii="Roboto" w:hAnsi="Roboto" w:cstheme="minorHAnsi"/>
            <w:lang w:val="en-US"/>
          </w:rPr>
          <w:t>dominant negative effect</w:t>
        </w:r>
      </w:ins>
      <w:ins w:id="492" w:author="Christoffer Vissing" w:date="2023-08-28T14:21:00Z">
        <w:r w:rsidR="003E2456">
          <w:rPr>
            <w:rFonts w:ascii="Roboto" w:hAnsi="Roboto" w:cstheme="minorHAnsi"/>
            <w:lang w:val="en-US"/>
          </w:rPr>
          <w:t xml:space="preserve"> of</w:t>
        </w:r>
      </w:ins>
      <w:ins w:id="493" w:author="Christoffer Vissing" w:date="2023-08-28T14:19:00Z">
        <w:r w:rsidR="003E2456">
          <w:rPr>
            <w:rFonts w:ascii="Roboto" w:hAnsi="Roboto" w:cstheme="minorHAnsi"/>
            <w:lang w:val="en-US"/>
          </w:rPr>
          <w:t xml:space="preserve"> </w:t>
        </w:r>
      </w:ins>
      <w:ins w:id="494" w:author="Christoffer Vissing" w:date="2023-08-28T14:21:00Z">
        <w:r w:rsidR="003E2456">
          <w:rPr>
            <w:rFonts w:ascii="Roboto" w:hAnsi="Roboto" w:cstheme="minorHAnsi"/>
            <w:lang w:val="en-US"/>
          </w:rPr>
          <w:t>TTNtv</w:t>
        </w:r>
      </w:ins>
      <w:ins w:id="495" w:author="Christoffer Vissing" w:date="2023-08-28T15:46:00Z">
        <w:r w:rsidR="00E86990">
          <w:rPr>
            <w:rFonts w:ascii="Roboto" w:hAnsi="Roboto" w:cstheme="minorHAnsi"/>
            <w:lang w:val="en-US"/>
          </w:rPr>
          <w:t xml:space="preserve"> caused by intracellular aggregation of truncated titin</w:t>
        </w:r>
      </w:ins>
      <w:ins w:id="496" w:author="Christoffer Vissing" w:date="2023-08-28T14:21:00Z">
        <w:r w:rsidR="003E2456">
          <w:rPr>
            <w:rFonts w:ascii="Roboto" w:hAnsi="Roboto" w:cstheme="minorHAnsi"/>
            <w:lang w:val="en-US"/>
          </w:rPr>
          <w:t xml:space="preserve"> has been observed</w:t>
        </w:r>
      </w:ins>
      <w:del w:id="497" w:author="Christoffer Vissing" w:date="2023-08-24T10:21:00Z">
        <w:r w:rsidDel="00E50ECC">
          <w:rPr>
            <w:rFonts w:ascii="Roboto" w:hAnsi="Roboto" w:cstheme="minorHAnsi"/>
            <w:lang w:val="en-US"/>
          </w:rPr>
          <w:delText>dilated cardiomyopathy</w:delText>
        </w:r>
      </w:del>
      <w:r>
        <w:rPr>
          <w:rFonts w:ascii="Roboto" w:hAnsi="Roboto" w:cstheme="minorHAnsi"/>
          <w:lang w:val="en-US"/>
        </w:rPr>
        <w:t>,</w:t>
      </w:r>
      <w:r w:rsidRPr="00D66C1F">
        <w:rPr>
          <w:rFonts w:ascii="Roboto" w:hAnsi="Roboto" w:cstheme="minorHAnsi"/>
          <w:lang w:val="en-US"/>
        </w:rPr>
        <w:t xml:space="preserve"> </w:t>
      </w:r>
      <w:ins w:id="498" w:author="Christoffer Vissing" w:date="2023-08-28T14:21:00Z">
        <w:r w:rsidR="003E2456">
          <w:rPr>
            <w:rFonts w:ascii="Roboto" w:hAnsi="Roboto" w:cstheme="minorHAnsi"/>
            <w:lang w:val="en-US"/>
          </w:rPr>
          <w:t>the underlying mechanism</w:t>
        </w:r>
      </w:ins>
      <w:ins w:id="499" w:author="Christoffer Vissing" w:date="2023-08-28T14:22:00Z">
        <w:r w:rsidR="003E2456">
          <w:rPr>
            <w:rFonts w:ascii="Roboto" w:hAnsi="Roboto" w:cstheme="minorHAnsi"/>
            <w:lang w:val="en-US"/>
          </w:rPr>
          <w:t xml:space="preserve"> </w:t>
        </w:r>
        <w:r w:rsidR="009A0CA2">
          <w:rPr>
            <w:rFonts w:ascii="Roboto" w:hAnsi="Roboto" w:cstheme="minorHAnsi"/>
            <w:lang w:val="en-US"/>
          </w:rPr>
          <w:t>of TTNtv</w:t>
        </w:r>
        <w:r w:rsidR="003E2456">
          <w:rPr>
            <w:rFonts w:ascii="Roboto" w:hAnsi="Roboto" w:cstheme="minorHAnsi"/>
            <w:lang w:val="en-US"/>
          </w:rPr>
          <w:t xml:space="preserve"> </w:t>
        </w:r>
      </w:ins>
      <w:ins w:id="500" w:author="Christoffer Vissing" w:date="2023-08-28T14:23:00Z">
        <w:r w:rsidR="009A0CA2">
          <w:rPr>
            <w:rFonts w:ascii="Roboto" w:hAnsi="Roboto" w:cstheme="minorHAnsi"/>
            <w:lang w:val="en-US"/>
          </w:rPr>
          <w:t>is</w:t>
        </w:r>
      </w:ins>
      <w:ins w:id="501" w:author="Christoffer Vissing" w:date="2023-08-28T14:22:00Z">
        <w:r w:rsidR="009A0CA2">
          <w:rPr>
            <w:rFonts w:ascii="Roboto" w:hAnsi="Roboto" w:cstheme="minorHAnsi"/>
            <w:lang w:val="en-US"/>
          </w:rPr>
          <w:t xml:space="preserve"> mostly </w:t>
        </w:r>
      </w:ins>
      <w:ins w:id="502" w:author="Christoffer Vissing" w:date="2023-08-28T14:23:00Z">
        <w:r w:rsidR="009A0CA2">
          <w:rPr>
            <w:rFonts w:ascii="Roboto" w:hAnsi="Roboto" w:cstheme="minorHAnsi"/>
            <w:lang w:val="en-US"/>
          </w:rPr>
          <w:t xml:space="preserve">attributed to </w:t>
        </w:r>
      </w:ins>
      <w:r>
        <w:rPr>
          <w:rFonts w:ascii="Roboto" w:hAnsi="Roboto" w:cstheme="minorHAnsi"/>
          <w:lang w:val="en-US"/>
        </w:rPr>
        <w:t xml:space="preserve">allele dropout and haploinsufficiency </w:t>
      </w:r>
      <w:del w:id="503" w:author="Christoffer Vissing" w:date="2023-08-28T14:20:00Z">
        <w:r w:rsidDel="003E2456">
          <w:rPr>
            <w:rFonts w:ascii="Roboto" w:hAnsi="Roboto" w:cstheme="minorHAnsi"/>
            <w:lang w:val="en-US"/>
          </w:rPr>
          <w:delText xml:space="preserve">caused by TTNtv </w:delText>
        </w:r>
      </w:del>
      <w:del w:id="504" w:author="Christoffer Vissing" w:date="2023-08-28T14:23:00Z">
        <w:r w:rsidDel="009A0CA2">
          <w:rPr>
            <w:rFonts w:ascii="Roboto" w:hAnsi="Roboto" w:cstheme="minorHAnsi"/>
            <w:lang w:val="en-US"/>
          </w:rPr>
          <w:delText>is an accepted disease</w:delText>
        </w:r>
        <w:r w:rsidR="006627ED" w:rsidDel="009A0CA2">
          <w:rPr>
            <w:rFonts w:ascii="Roboto" w:hAnsi="Roboto" w:cstheme="minorHAnsi"/>
            <w:lang w:val="en-US"/>
          </w:rPr>
          <w:delText xml:space="preserve"> </w:delText>
        </w:r>
        <w:r w:rsidDel="009A0CA2">
          <w:rPr>
            <w:rFonts w:ascii="Roboto" w:hAnsi="Roboto" w:cstheme="minorHAnsi"/>
            <w:lang w:val="en-US"/>
          </w:rPr>
          <w:delText xml:space="preserve">mechanism </w:delText>
        </w:r>
      </w:del>
      <w:r w:rsidR="00961C6A">
        <w:rPr>
          <w:rFonts w:ascii="Roboto" w:hAnsi="Roboto" w:cstheme="minorHAnsi"/>
          <w:lang w:val="en-US"/>
        </w:rPr>
        <w:fldChar w:fldCharType="begin"/>
      </w:r>
      <w:r w:rsidR="00E86990">
        <w:rPr>
          <w:rFonts w:ascii="Roboto" w:hAnsi="Roboto" w:cstheme="minorHAnsi"/>
          <w:lang w:val="en-US"/>
        </w:rPr>
        <w:instrText xml:space="preserve"> ADDIN ZOTERO_ITEM CSL_CITATION {"citationID":"CqoAKkFJ","properties":{"formattedCitation":"\\super 19, 39, 40\\nosupersub{}","plainCitation":"19, 39, 40","noteIndex":0},"citationItems":[{"id":761,"uris":["http://zotero.org/users/2403727/items/YCV4PGJJ"],"itemData":{"id":761,"type":"article-journal","abstract":"A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E."}],"issued":{"date-parts":[["2015",8,28]]}}},{"id":3778,"uris":["http://zotero.org/users/2403727/items/IDWJWDMH"],"itemData":{"id":3778,"type":"article-journal","abstract":"Heterozygous truncating variants in TTN (TTNtv), the gene coding for titin, cause dilated cardiomyopathy (DCM), but the underlying pathomechanisms are unclear and disease management remains uncertain. Truncated titin proteins have not yet been considered as a contributor to disease development. Here, we studied myocardial tissues from nonfailing donor hearts and 113 patients with end-stage DCM for titin expression and identified a TTNtv in 22 patients with DCM (19.5%). We directly demonstrate titin haploinsufficiency in TTNtv-DCM hearts and the absence of compensatory changes in the alternative titin isoform Cronos. Twenty-one TTNtv-DCM hearts in our cohort showed stable expression of truncated titin proteins. Expression was variable, up to half of the total titin protein pool, and negatively correlated with patient age at heart transplantation. Truncated titin proteins were not detected in sarcomeres but were present in intracellular aggregates, with deregulated ubiquitin-dependent protein quality control. We produced human induced pluripotent stem cell–derived cardiomyocytes (hiPSC-CMs), comparing wild-type controls to cells with a patient-derived, prototypical A-band-TTNtv or a CRISPR-Cas9–generated M-band-TTNtv. TTNtv-hiPSC-CMs showed reduced wild-type titin expression and contained truncated titin proteins whose proportion increased upon inhibition of proteasomal activity. In engineered heart muscle generated from hiPSC-CMs, depressed contractility caused by TTNtv could be reversed by correction of the mutation using CRISPR-Cas9, eliminating truncated titin proteins and raising wild-type titin content. Functional improvement also occurred when wild-type titin protein content was increased by proteasome inhibition. Our findings reveal the major pathomechanisms of TTNtv-DCM and can be exploited for new therapies to treat TTNtv-related cardiomyopathies.","container-title":"Science Translational Medicine","DOI":"10.1126/scitranslmed.abd3079","ISSN":"1946-6242","issue":"618","journalAbbreviation":"Sci Transl Med","language":"eng","note":"PMID: 34731013","page":"eabd3079","source":"PubMed","title":"Truncated titin proteins and titin haploinsufficiency are targets for functional recovery in human cardiomyopathy due to TTN mutations","volume":"13","author":[{"family":"Fomin","given":"Andrey"},{"family":"Gärtner","given":"Anna"},{"family":"Cyganek","given":"Lukas"},{"family":"Tiburcy","given":"Malte"},{"family":"Tuleta","given":"Izabela"},{"family":"Wellers","given":"Luisa"},{"family":"Folsche","given":"Lina"},{"family":"Hobbach","given":"Anastasia J."},{"family":"Frieling-Salewsky","given":"Marion","non-dropping-particle":"von"},{"family":"Unger","given":"Andreas"},{"family":"Hucke","given":"Anna"},{"family":"Koser","given":"Franziska"},{"family":"Kassner","given":"Astrid"},{"family":"Sielemann","given":"Katharina"},{"family":"Streckfuß-Bömeke","given":"Katrin"},{"family":"Hasenfuss","given":"Gerd"},{"family":"Goedel","given":"Alexander"},{"family":"Laugwitz","given":"Karl-Ludwig"},{"family":"Moretti","given":"Alessandra"},{"family":"Gummert","given":"Jan F."},{"family":"Dos Remedios","given":"Cristobal G."},{"family":"Reinecke","given":"Holger"},{"family":"Knöll","given":"Ralph"},{"family":"Heesch","given":"Sebastiaan","non-dropping-particle":"van"},{"family":"Hubner","given":"Norbert"},{"family":"Zimmermann","given":"Wolfram H."},{"family":"Milting","given":"Hendrik"},{"family":"Linke","given":"Wolfgang A."}],"issued":{"date-parts":[["2021",11,3]]}},"label":"page"},{"id":760,"uris":["http://zotero.org/users/2403727/items/XZIN2CRZ"],"itemData":{"id":760,"type":"article-journal","abstract":"Titin, the largest protein known, forms a giant filament in muscle where it spans the half sarcomere from Z disk to M band. Here we genetically targeted a stretch of 14 immunoglobulin-like and fibronectin type 3 domains that comprises the I-band/A-band (IA) junction and obtained a viable mouse model. Super-resolution optical microscopy (structured illumination microscopy, SIM) and electron microscopy were used to study the thick filament length and titin’s molecular elasticity. SIM showed that the IA junction functionally belongs to the relatively stiff A-band region of titin. The stiffness of A-band titin was found to be high, relative to that of I-band titin (</w:instrText>
      </w:r>
      <w:r w:rsidR="00E86990">
        <w:rPr>
          <w:rFonts w:ascii="Cambria Math" w:hAnsi="Cambria Math" w:cs="Cambria Math"/>
          <w:lang w:val="en-US"/>
        </w:rPr>
        <w:instrText>∼</w:instrText>
      </w:r>
      <w:r w:rsidR="00E86990">
        <w:rPr>
          <w:rFonts w:ascii="Roboto" w:hAnsi="Roboto" w:cstheme="minorHAnsi"/>
          <w:lang w:val="en-US"/>
        </w:rPr>
        <w:instrText>40-fold higher) but low, relative to that of the myosin-based thick filament (</w:instrText>
      </w:r>
      <w:r w:rsidR="00E86990">
        <w:rPr>
          <w:rFonts w:ascii="Cambria Math" w:hAnsi="Cambria Math" w:cs="Cambria Math"/>
          <w:lang w:val="en-US"/>
        </w:rPr>
        <w:instrText>∼</w:instrText>
      </w:r>
      <w:r w:rsidR="00E86990">
        <w:rPr>
          <w:rFonts w:ascii="Roboto" w:hAnsi="Roboto" w:cstheme="minorHAnsi"/>
          <w:lang w:val="en-US"/>
        </w:rPr>
        <w:instrText xml:space="preserve">70-fold lower). Sarcomere stretch therefore results in movement of A-band titin with respect to the thick filament backbone, and this might constitute a novel length-sensing mechanism. Findings disproved that titin at the IA junction is crucial for thick filament length control, settling a long-standing hypothesis. SIM also showed that deleting the IA junction moves the attachment point of titin’s spring region away from the Z disk, increasing the strain on titin’s molecular spring elements. Functional studies from the cellular to ex vivo and in vivo left ventricular chamber levels showed that this causes diastolic dysfunction and other symptoms of heart failure with preserved ejection fraction (HFpEF). Thus, our work supports titin’s important roles in diastolic function and disease of the heart.","container-title":"Proceedings of the National Academy of Sciences","DOI":"10.1073/pnas.1411493111","ISSN":"0027-8424, 1091-6490","issue":"40","journalAbbreviation":"PNAS","language":"en","license":"©  . Freely available online through the PNAS open access option.","note":"PMID: 25246556","page":"14589-14594","source":"www.pnas.org","title":"Deleting titin’s I-band/A-band junction reveals critical roles for titin in biomechanical sensing and cardiac function","volume":"111","author":[{"family":"Granzier","given":"Henk L."},{"family":"Hutchinson","given":"Kirk R."},{"family":"Tonino","given":"Paola"},{"family":"Methawasin","given":"Mei"},{"family":"Li","given":"Frank W."},{"family":"Slater","given":"Rebecca E."},{"family":"Bull","given":"Mathew M."},{"family":"Saripalli","given":"Chandra"},{"family":"Pappas","given":"Christopher T."},{"family":"Gregorio","given":"Carol C."},{"family":"Smith","given":"John E."}],"issued":{"date-parts":[["2014",10,7]]}}}],"schema":"https://github.com/citation-style-language/schema/raw/master/csl-citation.json"} </w:instrText>
      </w:r>
      <w:r w:rsidR="00961C6A">
        <w:rPr>
          <w:rFonts w:ascii="Roboto" w:hAnsi="Roboto" w:cstheme="minorHAnsi"/>
          <w:lang w:val="en-US"/>
        </w:rPr>
        <w:fldChar w:fldCharType="separate"/>
      </w:r>
      <w:r w:rsidR="00E86990" w:rsidRPr="00E86990">
        <w:rPr>
          <w:rFonts w:ascii="Roboto" w:hAnsi="Roboto" w:cs="Times New Roman"/>
          <w:vertAlign w:val="superscript"/>
        </w:rPr>
        <w:t>19, 39, 40</w:t>
      </w:r>
      <w:r w:rsidR="00961C6A">
        <w:rPr>
          <w:rFonts w:ascii="Roboto" w:hAnsi="Roboto" w:cstheme="minorHAnsi"/>
          <w:lang w:val="en-US"/>
        </w:rPr>
        <w:fldChar w:fldCharType="end"/>
      </w:r>
      <w:del w:id="505" w:author="Christoffer Vissing" w:date="2023-08-28T14:28:00Z">
        <w:r w:rsidDel="009A0CA2">
          <w:rPr>
            <w:rFonts w:ascii="Roboto" w:hAnsi="Roboto" w:cstheme="minorHAnsi"/>
            <w:lang w:val="en-US"/>
          </w:rPr>
          <w:delText>, found in</w:delText>
        </w:r>
      </w:del>
      <w:del w:id="506" w:author="Christoffer Vissing" w:date="2023-08-28T14:18:00Z">
        <w:r w:rsidDel="003E2456">
          <w:rPr>
            <w:rFonts w:ascii="Roboto" w:hAnsi="Roboto" w:cstheme="minorHAnsi"/>
            <w:lang w:val="en-US"/>
          </w:rPr>
          <w:delText xml:space="preserve"> </w:delText>
        </w:r>
      </w:del>
      <w:del w:id="507" w:author="Christoffer Vissing" w:date="2023-08-28T14:17:00Z">
        <w:r w:rsidDel="003E2456">
          <w:rPr>
            <w:rFonts w:ascii="Roboto" w:hAnsi="Roboto" w:cstheme="minorHAnsi"/>
            <w:lang w:val="en-US"/>
          </w:rPr>
          <w:delText xml:space="preserve">14-20% of </w:delText>
        </w:r>
        <w:r w:rsidR="00835B47" w:rsidDel="003E2456">
          <w:rPr>
            <w:rFonts w:ascii="Roboto" w:hAnsi="Roboto" w:cstheme="minorHAnsi"/>
            <w:lang w:val="en-US"/>
          </w:rPr>
          <w:delText xml:space="preserve">DCM </w:delText>
        </w:r>
        <w:r w:rsidDel="003E2456">
          <w:rPr>
            <w:rFonts w:ascii="Roboto" w:hAnsi="Roboto" w:cstheme="minorHAnsi"/>
            <w:lang w:val="en-US"/>
          </w:rPr>
          <w:delText xml:space="preserve">patients </w:delText>
        </w:r>
      </w:del>
      <w:del w:id="508" w:author="Christoffer Vissing" w:date="2023-08-28T14:18:00Z">
        <w:r w:rsidR="00961C6A" w:rsidDel="003E2456">
          <w:rPr>
            <w:rFonts w:ascii="Roboto" w:hAnsi="Roboto" w:cstheme="minorHAnsi"/>
            <w:lang w:val="en-US"/>
          </w:rPr>
          <w:fldChar w:fldCharType="begin"/>
        </w:r>
        <w:r w:rsidR="006A7360" w:rsidDel="003E2456">
          <w:rPr>
            <w:rFonts w:ascii="Roboto" w:hAnsi="Roboto" w:cstheme="minorHAnsi"/>
            <w:lang w:val="en-US"/>
          </w:rPr>
          <w:delInstrText xml:space="preserve"> ADDIN ZOTERO_ITEM CSL_CITATION {"citationID":"eobUFTLc","properties":{"formattedCitation":"\\super 4, 40\\nosupersub{}","plainCitation":"4, 40","noteIndex":0},"citationItems":[{"id":3703,"uris":["http://zotero.org/users/2403727/items/K9SMQ95D"],"itemData":{"id":3703,"type":"article-journal","container-title":"JACC: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H."},{"family":"Bundgaard","given":"Henning"}],"issued":{"date-parts":[["2022",11]]}}},{"id":250,"uris":["http://zotero.org/users/2403727/items/HRM5XS5X"],"itemData":{"id":250,"type":"article-journal","abstract":"Purpose:\nThe accurate interpretation of variation in Mendelian disease genes has lagged behind data generation as sequencing has become increasingly accessible. Ongoing large sequencing efforts present huge interpretive challenges, but they also provide an invaluable opportunity to characterize the spectrum and importance of rare variation.\n\nMethods:\nWe analyzed sequence data from 7,855 clinical cardiomyopathy cases and 60,706 Exome Aggregation Consortium (ExAC) reference samples to obtain a better understanding of genetic variation in a representative autosomal dominant disorder.\n\nResults:\nWe found that in some genes previously reported as important causes of a given cardiomyopathy, rare variation is not clinically informative because there is an unacceptably high likelihood of false-positive interpretation. By contrast, in other genes, we find that diagnostic laboratories may be overly conservative when assessing variant pathogenicity.\n\nConclusions:\nWe outline improved analytical approaches that evaluate which genes and variant classes are interpretable and propose that these will increase the clinical utility of testing across a range of Mendelian diseases., Genet Med\n19 2, 192–203.","container-title":"Genetics in Medicine","DOI":"10.1038/gim.2016.90","ISSN":"1098-3600","issue":"2","journalAbbreviation":"Genet Med","note":"PMID: 27532257\nPMCID: PMC5116235","page":"192-203","source":"PubMed Central","title":"Reassessment of Mendelian gene pathogenicity using 7,855 cardiomyopathy cases and 60,706 reference samples","volume":"19","author":[{"family":"Walsh","given":"Roddy"},{"family":"Thomson","given":"Kate L."},{"family":"Ware","given":"James S."},{"family":"Funke","given":"Birgit H."},{"family":"Woodley","given":"Jessica"},{"family":"McGuire","given":"Karen J."},{"family":"Mazzarotto","given":"Francesco"},{"family":"Blair","given":"Edward"},{"family":"Seller","given":"Anneke"},{"family":"Taylor","given":"Jenny C."},{"family":"Minikel","given":"Eric V."},{"family":"Exome Aggregation Consortium","given":""},{"family":"MacArthur","given":"Daniel G."},{"family":"Farrall","given":"Martin"},{"family":"Cook","given":"Stuart A."},{"family":"Watkins","given":"Hugh"}],"issued":{"date-parts":[["2017",2]]}}}],"schema":"https://github.com/citation-style-language/schema/raw/master/csl-citation.json"} </w:delInstrText>
        </w:r>
        <w:r w:rsidR="00961C6A" w:rsidDel="003E2456">
          <w:rPr>
            <w:rFonts w:ascii="Roboto" w:hAnsi="Roboto" w:cstheme="minorHAnsi"/>
            <w:lang w:val="en-US"/>
          </w:rPr>
          <w:fldChar w:fldCharType="separate"/>
        </w:r>
        <w:r w:rsidR="006A7360" w:rsidRPr="00A47A44" w:rsidDel="003E2456">
          <w:rPr>
            <w:rFonts w:ascii="Roboto" w:hAnsi="Roboto" w:cs="Times New Roman"/>
            <w:vertAlign w:val="superscript"/>
            <w:lang w:val="en-US"/>
          </w:rPr>
          <w:delText>4, 40</w:delText>
        </w:r>
        <w:r w:rsidR="00961C6A" w:rsidDel="003E2456">
          <w:rPr>
            <w:rFonts w:ascii="Roboto" w:hAnsi="Roboto" w:cstheme="minorHAnsi"/>
            <w:lang w:val="en-US"/>
          </w:rPr>
          <w:fldChar w:fldCharType="end"/>
        </w:r>
      </w:del>
      <w:r>
        <w:rPr>
          <w:rFonts w:ascii="Roboto" w:hAnsi="Roboto" w:cstheme="minorHAnsi"/>
          <w:lang w:val="en-US"/>
        </w:rPr>
        <w:t xml:space="preserve">. However, a strong link between titin haploinsufficiency and muscular dystrophies has not been established previously </w:t>
      </w:r>
      <w:r w:rsidR="00961C6A">
        <w:rPr>
          <w:rFonts w:ascii="Roboto" w:hAnsi="Roboto" w:cstheme="minorHAnsi"/>
          <w:lang w:val="en-US"/>
        </w:rPr>
        <w:fldChar w:fldCharType="begin"/>
      </w:r>
      <w:r w:rsidR="009A0CA2">
        <w:rPr>
          <w:rFonts w:ascii="Roboto" w:hAnsi="Roboto" w:cstheme="minorHAnsi"/>
          <w:lang w:val="en-US"/>
        </w:rPr>
        <w:instrText xml:space="preserve"> ADDIN ZOTERO_ITEM CSL_CITATION {"citationID":"W88KYtUf","properties":{"formattedCitation":"\\super 25\\nosupersub{}","plainCitation":"25","noteIndex":0},"citationItems":[{"id":822,"uris":["http://zotero.org/users/2403727/items/T6CTEATI"],"itemData":{"id":822,"type":"article-journal","abstract":"&lt;h3&gt;Importance&lt;/h3&gt;&lt;p&gt;Mutations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00961C6A">
        <w:rPr>
          <w:rFonts w:ascii="Roboto" w:hAnsi="Roboto" w:cstheme="minorHAnsi"/>
          <w:lang w:val="en-US"/>
        </w:rPr>
        <w:fldChar w:fldCharType="separate"/>
      </w:r>
      <w:r w:rsidR="009A0CA2" w:rsidRPr="009A0CA2">
        <w:rPr>
          <w:rFonts w:ascii="Roboto" w:hAnsi="Roboto" w:cs="Times New Roman"/>
          <w:vertAlign w:val="superscript"/>
          <w:lang w:val="en-US"/>
          <w:rPrChange w:id="509" w:author="Christoffer Vissing" w:date="2023-08-28T14:29:00Z">
            <w:rPr>
              <w:rFonts w:ascii="Roboto" w:hAnsi="Roboto" w:cs="Times New Roman"/>
              <w:vertAlign w:val="superscript"/>
            </w:rPr>
          </w:rPrChange>
        </w:rPr>
        <w:t>25</w:t>
      </w:r>
      <w:r w:rsidR="00961C6A">
        <w:rPr>
          <w:rFonts w:ascii="Roboto" w:hAnsi="Roboto" w:cstheme="minorHAnsi"/>
          <w:lang w:val="en-US"/>
        </w:rPr>
        <w:fldChar w:fldCharType="end"/>
      </w:r>
      <w:r>
        <w:rPr>
          <w:rFonts w:ascii="Roboto" w:hAnsi="Roboto" w:cstheme="minorHAnsi"/>
          <w:lang w:val="en-US"/>
        </w:rPr>
        <w:t xml:space="preserve">, </w:t>
      </w:r>
      <w:del w:id="510" w:author="Christoffer Vissing" w:date="2023-08-28T15:35:00Z">
        <w:r w:rsidDel="00F8164E">
          <w:rPr>
            <w:rFonts w:ascii="Roboto" w:hAnsi="Roboto" w:cstheme="minorHAnsi"/>
            <w:lang w:val="en-US"/>
          </w:rPr>
          <w:delText xml:space="preserve">further </w:delText>
        </w:r>
      </w:del>
      <w:r>
        <w:rPr>
          <w:rFonts w:ascii="Roboto" w:hAnsi="Roboto" w:cstheme="minorHAnsi"/>
          <w:lang w:val="en-US"/>
        </w:rPr>
        <w:t xml:space="preserve">supporting that the observed phenotypes are related to different molecular disease mechanisms.   </w:t>
      </w:r>
    </w:p>
    <w:p w14:paraId="5EB032CC" w14:textId="13651D54" w:rsidR="000C2351" w:rsidRPr="0010066F" w:rsidRDefault="00F4339F" w:rsidP="00F4339F">
      <w:pPr>
        <w:spacing w:line="480" w:lineRule="auto"/>
        <w:rPr>
          <w:rFonts w:ascii="Roboto" w:hAnsi="Roboto" w:cstheme="minorHAnsi"/>
          <w:b/>
          <w:bCs/>
          <w:lang w:val="en-US"/>
        </w:rPr>
      </w:pPr>
      <w:r>
        <w:rPr>
          <w:rFonts w:ascii="Roboto" w:hAnsi="Roboto" w:cstheme="minorHAnsi"/>
          <w:lang w:val="en-US"/>
        </w:rPr>
        <w:t xml:space="preserve">Interestingly, electron microscopy investigations of skeletal muscle biopsies did not identify disorganization of sarcomeres to be a prominent feature as previously observed in congenital </w:t>
      </w:r>
      <w:proofErr w:type="spellStart"/>
      <w:r>
        <w:rPr>
          <w:rFonts w:ascii="Roboto" w:hAnsi="Roboto" w:cstheme="minorHAnsi"/>
          <w:lang w:val="en-US"/>
        </w:rPr>
        <w:t>titinopathies</w:t>
      </w:r>
      <w:proofErr w:type="spellEnd"/>
      <w:r>
        <w:rPr>
          <w:rFonts w:ascii="Roboto" w:hAnsi="Roboto" w:cstheme="minorHAnsi"/>
          <w:lang w:val="en-US"/>
        </w:rPr>
        <w:t xml:space="preserve"> or in animal models of TTNtv cardiomyopathy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{"citationID":"tSUhddyn","properties":{"formattedCitation":"\\super 41\\nosupersub{}","plainCitation":"41","noteIndex":0},"citationItems":[{"id":3014,"uris":["http://zotero.org/users/2403727/items/937H8NRN"],"itemData":{"id":3014,"type":"article-journal","abstract":"A family history of atrial fibrillation constitutes a substantial risk of developing the disease, however, the pathogenesis of this complex disease is poorly understood. We perform whole-exome sequencing on 24 families with at least three family members diagnosed with atrial fibrillation (AF) and find that titin-truncating variants (TTNtv) are significantly enriched in these patients (P = 1.76 × 10−6). This finding is replicated in an independent cohort of early-onset lone AF patients (n = 399; odds ratio = 36.8; P = 4.13 × 10−6). A CRISPR/Cas9 modified zebrafish carrying a truncating variant of titin is used to investigate TTNtv effect in atrial development. We observe compromised assembly of the sarcomere in both atria and ventricle, longer PR interval, and heterozygous adult zebrafish have a higher degree of fibrosis in the atria, indicating that TTNtv are important risk factors for AF. This aligns with the early onset of the disease and adds an important dimension to the understanding of the molecular predisposition for AF., Common genetic variants in structural proteins contribute to risk of atrial fibrillation (AF). Here, using whole-exome sequencing, the authors identify rare truncating variants in TTN that associate with familial and early-onset AF and show defects in cardiac sarcomere assembly in ttn.2-mutant zebrafish.","container-title":"Nature Communications","DOI":"10.1038/s41467-018-06618-y","ISSN":"2041-1723","journalAbbreviation":"Nat Commun","note":"PMID: 30333491\nPMCID: PMC6193003","page":"4316","source":"PubMed Central","title":"Rare truncating variants in the sarcomeric protein titin associate with familial and early-onset atrial fibrillation","volume":"9","author":[{"family":"Ahlberg","given":"Gustav"},{"family":"Refsgaard","given":"Lena"},{"family":"Lundegaard","given":"Pia R."},{"family":"Andreasen","given":"Laura"},{"family":"Ranthe","given":"Mattis F."},{"family":"Linscheid","given":"Nora"},{"family":"Nielsen","given":"Jonas B."},{"family":"Melbye","given":"Mads"},{"family":"Haunsø","given":"Stig"},{"family":"Sajadieh","given":"Ahmad"},{"family":"Camp","given":"Lu"},{"family":"Olesen","given":"Søren-Peter"},{"family":"Rasmussen","given":"Simon"},{"family":"Lundby","given":"Alicia"},{"family":"Ellinor","given":"Patrick T."},{"family":"Holst","given":"Anders G."},{"family":"Svendsen","given":"Jesper H."},{"family":"Olesen","given":"Morten S."}],"issued":{"date-parts":[["2018",10,17]]}}}],"schema":"https://github.com/citation-style-language/schema/raw/master/csl-citation.json"} </w:instrText>
      </w:r>
      <w:r>
        <w:rPr>
          <w:rFonts w:ascii="Roboto" w:hAnsi="Roboto" w:cstheme="minorHAnsi"/>
          <w:lang w:val="en-US"/>
        </w:rPr>
        <w:fldChar w:fldCharType="separate"/>
      </w:r>
      <w:r w:rsidR="006A7360" w:rsidRPr="00A47A44">
        <w:rPr>
          <w:rFonts w:ascii="Roboto" w:hAnsi="Roboto" w:cs="Times New Roman"/>
          <w:vertAlign w:val="superscript"/>
          <w:lang w:val="en-US"/>
        </w:rPr>
        <w:t>41</w:t>
      </w:r>
      <w:r>
        <w:rPr>
          <w:rFonts w:ascii="Roboto" w:hAnsi="Roboto" w:cstheme="minorHAnsi"/>
          <w:lang w:val="en-US"/>
        </w:rPr>
        <w:fldChar w:fldCharType="end"/>
      </w:r>
      <w:r w:rsidRPr="001169F4">
        <w:rPr>
          <w:rFonts w:ascii="Roboto" w:hAnsi="Roboto" w:cstheme="minorHAnsi"/>
          <w:lang w:val="en-US"/>
        </w:rPr>
        <w:t xml:space="preserve">. </w:t>
      </w:r>
      <w:r w:rsidR="00365799" w:rsidRPr="001763E8">
        <w:rPr>
          <w:rFonts w:ascii="Roboto" w:hAnsi="Roboto" w:cstheme="minorHAnsi"/>
          <w:lang w:val="en-US"/>
        </w:rPr>
        <w:t>Nonetheless,</w:t>
      </w:r>
      <w:r w:rsidR="00365799" w:rsidRPr="007E66B5">
        <w:rPr>
          <w:rFonts w:ascii="Roboto" w:hAnsi="Roboto" w:cstheme="minorHAnsi"/>
          <w:lang w:val="en-US"/>
        </w:rPr>
        <w:t xml:space="preserve"> while Z-lines were straight </w:t>
      </w:r>
      <w:r w:rsidR="00365799">
        <w:rPr>
          <w:rFonts w:ascii="Roboto" w:hAnsi="Roboto" w:cstheme="minorHAnsi"/>
          <w:lang w:val="en-US"/>
        </w:rPr>
        <w:t>and in register, M-lines often appear</w:t>
      </w:r>
      <w:r w:rsidR="00521BC1">
        <w:rPr>
          <w:rFonts w:ascii="Roboto" w:hAnsi="Roboto" w:cstheme="minorHAnsi"/>
          <w:lang w:val="en-US"/>
        </w:rPr>
        <w:t>ed</w:t>
      </w:r>
      <w:r w:rsidR="00365799">
        <w:rPr>
          <w:rFonts w:ascii="Roboto" w:hAnsi="Roboto" w:cstheme="minorHAnsi"/>
          <w:lang w:val="en-US"/>
        </w:rPr>
        <w:t xml:space="preserve"> ragged and discontinuous, suggesting an uneven pull on the M-line, possibly by the binding of a mutant titin protein on one side of the M-line. </w:t>
      </w:r>
      <w:r w:rsidR="00365799" w:rsidRPr="001763E8">
        <w:rPr>
          <w:rFonts w:ascii="Roboto" w:hAnsi="Roboto" w:cstheme="minorHAnsi"/>
          <w:lang w:val="en-US"/>
        </w:rPr>
        <w:t>Evidently,</w:t>
      </w:r>
      <w:r w:rsidR="00365799" w:rsidRPr="007E66B5">
        <w:rPr>
          <w:rFonts w:ascii="Roboto" w:hAnsi="Roboto" w:cstheme="minorHAnsi"/>
          <w:lang w:val="en-US"/>
        </w:rPr>
        <w:t xml:space="preserve"> the loss of a </w:t>
      </w:r>
      <w:r w:rsidR="00365799">
        <w:rPr>
          <w:rFonts w:ascii="Roboto" w:hAnsi="Roboto" w:cstheme="minorHAnsi"/>
          <w:lang w:val="en-US"/>
        </w:rPr>
        <w:t xml:space="preserve">balanced M-line may create structural issues that leads to degeneration and regeneration. </w:t>
      </w:r>
      <w:r w:rsidR="00365799" w:rsidRPr="00F67E56">
        <w:rPr>
          <w:rFonts w:ascii="Roboto" w:hAnsi="Roboto" w:cstheme="minorHAnsi"/>
          <w:lang w:val="en-US"/>
        </w:rPr>
        <w:t>Th</w:t>
      </w:r>
      <w:r w:rsidR="00365799" w:rsidRPr="007E66B5">
        <w:rPr>
          <w:rFonts w:ascii="Roboto" w:hAnsi="Roboto" w:cstheme="minorHAnsi"/>
          <w:lang w:val="en-US"/>
        </w:rPr>
        <w:t xml:space="preserve">e findings of large glycogen accumulation </w:t>
      </w:r>
      <w:r w:rsidR="00365799">
        <w:rPr>
          <w:rFonts w:ascii="Roboto" w:hAnsi="Roboto" w:cstheme="minorHAnsi"/>
          <w:lang w:val="en-US"/>
        </w:rPr>
        <w:t>and very large autophagosomes suggest that autophagy is affected in some patients.</w:t>
      </w:r>
      <w:r w:rsidR="00D83031">
        <w:rPr>
          <w:rFonts w:ascii="Roboto" w:hAnsi="Roboto" w:cstheme="minorHAnsi"/>
          <w:lang w:val="en-US"/>
        </w:rPr>
        <w:t xml:space="preserve"> Titin has previously been proposed to plays role in selective autophagy (at least in part) through interaction with protein p62. </w:t>
      </w:r>
      <w:r w:rsidR="00365799" w:rsidRPr="00F67E56">
        <w:rPr>
          <w:rFonts w:ascii="Roboto" w:hAnsi="Roboto" w:cstheme="minorHAnsi"/>
          <w:lang w:val="en-US"/>
        </w:rPr>
        <w:t>Th</w:t>
      </w:r>
      <w:r w:rsidR="00365799" w:rsidRPr="007E66B5">
        <w:rPr>
          <w:rFonts w:ascii="Roboto" w:hAnsi="Roboto" w:cstheme="minorHAnsi"/>
          <w:lang w:val="en-US"/>
        </w:rPr>
        <w:t xml:space="preserve">e cargo protein p62, which is </w:t>
      </w:r>
      <w:r w:rsidR="00365799">
        <w:rPr>
          <w:rFonts w:ascii="Roboto" w:hAnsi="Roboto" w:cstheme="minorHAnsi"/>
          <w:lang w:val="en-US"/>
        </w:rPr>
        <w:t>important for autophagic flux</w:t>
      </w:r>
      <w:r w:rsidR="00365799" w:rsidRPr="00F67E56">
        <w:rPr>
          <w:rFonts w:ascii="Roboto" w:hAnsi="Roboto" w:cstheme="minorHAnsi"/>
          <w:lang w:val="en-US"/>
        </w:rPr>
        <w:t xml:space="preserve"> </w:t>
      </w:r>
      <w:r w:rsidR="00365799">
        <w:rPr>
          <w:rFonts w:ascii="Roboto" w:hAnsi="Roboto" w:cstheme="minorHAnsi"/>
          <w:lang w:val="en-US"/>
        </w:rPr>
        <w:t xml:space="preserve">and part of the </w:t>
      </w:r>
      <w:proofErr w:type="spellStart"/>
      <w:r w:rsidR="00365799">
        <w:rPr>
          <w:rFonts w:ascii="Roboto" w:hAnsi="Roboto" w:cstheme="minorHAnsi"/>
          <w:lang w:val="en-US"/>
        </w:rPr>
        <w:t>mechanosensing</w:t>
      </w:r>
      <w:proofErr w:type="spellEnd"/>
      <w:r w:rsidR="00365799">
        <w:rPr>
          <w:rFonts w:ascii="Roboto" w:hAnsi="Roboto" w:cstheme="minorHAnsi"/>
          <w:lang w:val="en-US"/>
        </w:rPr>
        <w:t xml:space="preserve"> of the sarcomer</w:t>
      </w:r>
      <w:r w:rsidR="006334EA">
        <w:rPr>
          <w:rFonts w:ascii="Roboto" w:hAnsi="Roboto" w:cstheme="minorHAnsi"/>
          <w:lang w:val="en-US"/>
        </w:rPr>
        <w:t>e</w:t>
      </w:r>
      <w:r w:rsidR="00365799">
        <w:rPr>
          <w:rFonts w:ascii="Roboto" w:hAnsi="Roboto" w:cstheme="minorHAnsi"/>
          <w:lang w:val="en-US"/>
        </w:rPr>
        <w:t>, binds titin and directs E3 ubiquitin ligases to titin for ubiquitination leading to breakdown of inactive sarcomere</w:t>
      </w:r>
      <w:r w:rsidR="006334EA">
        <w:rPr>
          <w:rFonts w:ascii="Roboto" w:hAnsi="Roboto" w:cstheme="minorHAnsi"/>
          <w:lang w:val="en-US"/>
        </w:rPr>
        <w:t>s</w:t>
      </w:r>
      <w:r w:rsidR="00365799">
        <w:rPr>
          <w:rFonts w:ascii="Roboto" w:hAnsi="Roboto" w:cstheme="minorHAnsi"/>
          <w:lang w:val="en-US"/>
        </w:rPr>
        <w:t xml:space="preserve"> </w:t>
      </w:r>
      <w:r w:rsidR="00521BC1">
        <w:rPr>
          <w:rFonts w:ascii="Roboto" w:hAnsi="Roboto" w:cstheme="minorHAnsi"/>
          <w:lang w:val="en-US"/>
        </w:rPr>
        <w:fldChar w:fldCharType="begin"/>
      </w:r>
      <w:r w:rsidR="006A7360">
        <w:rPr>
          <w:rFonts w:ascii="Roboto" w:hAnsi="Roboto" w:cstheme="minorHAnsi"/>
          <w:lang w:val="en-US"/>
        </w:rPr>
        <w:instrText xml:space="preserve"> ADDIN ZOTERO_ITEM CSL_CITATION {"citationID":"h6Fxydqs","properties":{"formattedCitation":"\\super 42\\nosupersub{}","plainCitation":"42","noteIndex":0},"citationItems":[{"id":3838,"uris":["http://zotero.org/users/2403727/items/T5LNJY4Y"],"itemData":{"id":3838,"type":"article-journal","abstract":"Striated muscle undergoes remodelling in response to mechanical and physiological stress, but little is known about the integration of such varied signals in the myofibril. The interaction of the elastic kinase region from sarcomeric titin (A168-M1) with the autophagy receptors Nbr1/p62 and MuRF E3 ubiquitin ligases is well suited to link mechanosensing with the trophic response of the myofibril. To investigate the mechanisms of signal cross-talk at this titin node, we elucidated its 3D structure, analysed its response to stretch using steered molecular dynamics simulations and explored its functional relation to MuRF1 and Nbr1/p62 using cellular assays. We found that MuRF1-mediated ubiquitination of titin kinase promotes its scaffolding of Nbr1/p62 and that the process can be dynamically down-regulated by the mechanical unfolding of a linker sequence joining titin kinase with the MuRF1 receptor site in titin. We propose that titin ubiquitination is sensitive to the mechanical state of the sarcomere, the regulation of sarcomere targeting by Nbr1/p62 being a functional outcome. We conclude that MuRF1/Titin Kinase/Nbr1/p62 constitutes a distinct assembly that predictably promotes sarcomere breakdown in inactive muscle.","container-title":"EMBO reports","DOI":"10.15252/embr.201948018","ISSN":"1469-3178","issue":"10","journalAbbreviation":"EMBO Rep","language":"eng","note":"PMID: 34402565\nPMCID: PMC8490993","page":"e48018","source":"PubMed","title":"Titin kinase ubiquitination aligns autophagy receptors with mechanical signals in the sarcomere","volume":"22","author":[{"family":"Bogomolovas","given":"Julius"},{"family":"Fleming","given":"Jennifer R."},{"family":"Franke","given":"Barbara"},{"family":"Manso","given":"Bruno"},{"family":"Simon","given":"Bernd"},{"family":"Gasch","given":"Alexander"},{"family":"Markovic","given":"Marija"},{"family":"Brunner","given":"Thomas"},{"family":"Knöll","given":"Ralph"},{"family":"Chen","given":"Ju"},{"family":"Labeit","given":"Siegfried"},{"family":"Scheffner","given":"Martin"},{"family":"Peter","given":"Christine"},{"family":"Mayans","given":"Olga"}],"issued":{"date-parts":[["2021",10,5]]}}}],"schema":"https://github.com/citation-style-language/schema/raw/master/csl-citation.json"} </w:instrText>
      </w:r>
      <w:r w:rsidR="00521BC1">
        <w:rPr>
          <w:rFonts w:ascii="Roboto" w:hAnsi="Roboto" w:cstheme="minorHAnsi"/>
          <w:lang w:val="en-US"/>
        </w:rPr>
        <w:fldChar w:fldCharType="separate"/>
      </w:r>
      <w:r w:rsidR="006A7360" w:rsidRPr="00A47A44">
        <w:rPr>
          <w:rFonts w:ascii="Roboto" w:hAnsi="Roboto" w:cs="Times New Roman"/>
          <w:vertAlign w:val="superscript"/>
          <w:lang w:val="en-US"/>
        </w:rPr>
        <w:t>42</w:t>
      </w:r>
      <w:r w:rsidR="00521BC1">
        <w:rPr>
          <w:rFonts w:ascii="Roboto" w:hAnsi="Roboto" w:cstheme="minorHAnsi"/>
          <w:lang w:val="en-US"/>
        </w:rPr>
        <w:fldChar w:fldCharType="end"/>
      </w:r>
      <w:r w:rsidR="00365799" w:rsidRPr="0010066F">
        <w:rPr>
          <w:rFonts w:ascii="Roboto" w:hAnsi="Roboto" w:cstheme="minorHAnsi"/>
          <w:lang w:val="en-US"/>
        </w:rPr>
        <w:t xml:space="preserve">.  </w:t>
      </w:r>
      <w:r w:rsidR="00365799">
        <w:rPr>
          <w:rFonts w:ascii="Roboto" w:hAnsi="Roboto" w:cstheme="minorHAnsi"/>
          <w:lang w:val="en-US"/>
        </w:rPr>
        <w:t xml:space="preserve">Any perturbation of this finely tuned system may lead to intermittent stoppage of the autophagic flux causing very large autophagosomes which cannot fuse with lysosomes, additionally leading to large highly dense lysosomes and large accumulations of free glycogen. The loss of ultrastructural integrity may in some instances lead to altered mitochondrial fusion/fission dynamics and isolated mitochondria, since the tubulin lattice that binds mitochondria depolymerizes when the ultrastructure is compromised possibly due to loss of connection to the intermediate filament proteins in the sarcomeres. </w:t>
      </w:r>
    </w:p>
    <w:p w14:paraId="6BCE51E3" w14:textId="726D1AF6"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lastRenderedPageBreak/>
        <w:t>Study limitations</w:t>
      </w:r>
    </w:p>
    <w:p w14:paraId="2802F69C" w14:textId="68E51F3B" w:rsidR="00315080" w:rsidRPr="00315080" w:rsidRDefault="00F4339F" w:rsidP="00315080">
      <w:pPr>
        <w:spacing w:line="480" w:lineRule="auto"/>
        <w:rPr>
          <w:rFonts w:ascii="Roboto" w:hAnsi="Roboto" w:cstheme="minorHAnsi"/>
          <w:lang w:val="en-US"/>
        </w:rPr>
      </w:pPr>
      <w:r w:rsidRPr="00D66C1F">
        <w:rPr>
          <w:rFonts w:ascii="Roboto" w:hAnsi="Roboto" w:cstheme="minorHAnsi"/>
          <w:lang w:val="en-US"/>
        </w:rPr>
        <w:t xml:space="preserve">Limitations in the current study includes the cohort size, which </w:t>
      </w:r>
      <w:ins w:id="511" w:author="Christoffer Vissing" w:date="2023-08-23T10:44:00Z">
        <w:r w:rsidR="00EC4409">
          <w:rPr>
            <w:rFonts w:ascii="Roboto" w:hAnsi="Roboto" w:cstheme="minorHAnsi"/>
            <w:lang w:val="en-US"/>
          </w:rPr>
          <w:t xml:space="preserve">limited statistical power and </w:t>
        </w:r>
      </w:ins>
      <w:del w:id="512" w:author="Christoffer Vissing" w:date="2023-08-23T10:44:00Z">
        <w:r w:rsidRPr="00D66C1F" w:rsidDel="00EC4409">
          <w:rPr>
            <w:rFonts w:ascii="Roboto" w:hAnsi="Roboto" w:cstheme="minorHAnsi"/>
            <w:lang w:val="en-US"/>
          </w:rPr>
          <w:delText xml:space="preserve">limits </w:delText>
        </w:r>
      </w:del>
      <w:r w:rsidRPr="00D66C1F">
        <w:rPr>
          <w:rFonts w:ascii="Roboto" w:hAnsi="Roboto" w:cstheme="minorHAnsi"/>
          <w:lang w:val="en-US"/>
        </w:rPr>
        <w:t xml:space="preserve">our ability to fully represent the spectrum of </w:t>
      </w:r>
      <w:r w:rsidR="005237FF">
        <w:rPr>
          <w:rFonts w:ascii="Roboto" w:hAnsi="Roboto" w:cstheme="minorHAnsi"/>
          <w:lang w:val="en-US"/>
        </w:rPr>
        <w:t xml:space="preserve">cardiac </w:t>
      </w:r>
      <w:r w:rsidRPr="00D66C1F">
        <w:rPr>
          <w:rFonts w:ascii="Roboto" w:hAnsi="Roboto" w:cstheme="minorHAnsi"/>
          <w:lang w:val="en-US"/>
        </w:rPr>
        <w:t xml:space="preserve">phenotypes </w:t>
      </w:r>
      <w:r w:rsidR="002E1347">
        <w:rPr>
          <w:rFonts w:ascii="Roboto" w:hAnsi="Roboto" w:cstheme="minorHAnsi"/>
          <w:lang w:val="en-US"/>
        </w:rPr>
        <w:t xml:space="preserve">associated </w:t>
      </w:r>
      <w:r w:rsidRPr="00D66C1F">
        <w:rPr>
          <w:rFonts w:ascii="Roboto" w:hAnsi="Roboto" w:cstheme="minorHAnsi"/>
          <w:lang w:val="en-US"/>
        </w:rPr>
        <w:t xml:space="preserve">with TTNtv. </w:t>
      </w:r>
      <w:del w:id="513" w:author="Christoffer Vissing" w:date="2023-08-23T10:52:00Z">
        <w:r w:rsidDel="00315080">
          <w:rPr>
            <w:rFonts w:ascii="Roboto" w:hAnsi="Roboto" w:cstheme="minorHAnsi"/>
            <w:lang w:val="en-US"/>
          </w:rPr>
          <w:delText>Most n</w:delText>
        </w:r>
      </w:del>
      <w:ins w:id="514" w:author="Christoffer Vissing" w:date="2023-08-23T10:52:00Z">
        <w:r w:rsidR="00315080">
          <w:rPr>
            <w:rFonts w:ascii="Roboto" w:hAnsi="Roboto" w:cstheme="minorHAnsi"/>
            <w:lang w:val="en-US"/>
          </w:rPr>
          <w:t>N</w:t>
        </w:r>
      </w:ins>
      <w:r>
        <w:rPr>
          <w:rFonts w:ascii="Roboto" w:hAnsi="Roboto" w:cstheme="minorHAnsi"/>
          <w:lang w:val="en-US"/>
        </w:rPr>
        <w:t>otably</w:t>
      </w:r>
      <w:r w:rsidRPr="00D66C1F">
        <w:rPr>
          <w:rFonts w:ascii="Roboto" w:hAnsi="Roboto" w:cstheme="minorHAnsi"/>
          <w:lang w:val="en-US"/>
        </w:rPr>
        <w:t xml:space="preserve">, </w:t>
      </w:r>
      <w:r w:rsidR="002E1347">
        <w:rPr>
          <w:rFonts w:ascii="Roboto" w:hAnsi="Roboto" w:cstheme="minorHAnsi"/>
          <w:lang w:val="en-US"/>
        </w:rPr>
        <w:t>patients</w:t>
      </w:r>
      <w:r w:rsidR="002E1347" w:rsidRPr="00D66C1F">
        <w:rPr>
          <w:rFonts w:ascii="Roboto" w:hAnsi="Roboto" w:cstheme="minorHAnsi"/>
          <w:lang w:val="en-US"/>
        </w:rPr>
        <w:t xml:space="preserve"> </w:t>
      </w:r>
      <w:r w:rsidRPr="00D66C1F">
        <w:rPr>
          <w:rFonts w:ascii="Roboto" w:hAnsi="Roboto" w:cstheme="minorHAnsi"/>
          <w:lang w:val="en-US"/>
        </w:rPr>
        <w:t xml:space="preserve">with cardiac devices were excluded and </w:t>
      </w:r>
      <w:ins w:id="515" w:author="Christoffer Vissing" w:date="2023-08-23T10:53:00Z">
        <w:r w:rsidR="00315080">
          <w:rPr>
            <w:rFonts w:ascii="Roboto" w:hAnsi="Roboto" w:cstheme="minorHAnsi"/>
            <w:lang w:val="en-US"/>
          </w:rPr>
          <w:t xml:space="preserve">they </w:t>
        </w:r>
      </w:ins>
      <w:r w:rsidRPr="00D66C1F">
        <w:rPr>
          <w:rFonts w:ascii="Roboto" w:hAnsi="Roboto" w:cstheme="minorHAnsi"/>
          <w:lang w:val="en-US"/>
        </w:rPr>
        <w:t>represent</w:t>
      </w:r>
      <w:ins w:id="516" w:author="Christoffer Vissing" w:date="2023-08-23T10:53:00Z">
        <w:r w:rsidR="00315080" w:rsidRPr="00315080">
          <w:rPr>
            <w:rFonts w:ascii="Roboto" w:hAnsi="Roboto" w:cstheme="minorHAnsi"/>
            <w:lang w:val="en-US"/>
          </w:rPr>
          <w:t xml:space="preserve"> </w:t>
        </w:r>
        <w:r w:rsidR="00315080" w:rsidRPr="00D66C1F">
          <w:rPr>
            <w:rFonts w:ascii="Roboto" w:hAnsi="Roboto" w:cstheme="minorHAnsi"/>
            <w:lang w:val="en-US"/>
          </w:rPr>
          <w:t>approx</w:t>
        </w:r>
        <w:r w:rsidR="00315080">
          <w:rPr>
            <w:rFonts w:ascii="Roboto" w:hAnsi="Roboto" w:cstheme="minorHAnsi"/>
            <w:lang w:val="en-US"/>
          </w:rPr>
          <w:t>imately</w:t>
        </w:r>
        <w:r w:rsidR="00315080" w:rsidRPr="00D66C1F">
          <w:rPr>
            <w:rFonts w:ascii="Roboto" w:hAnsi="Roboto" w:cstheme="minorHAnsi"/>
            <w:lang w:val="en-US"/>
          </w:rPr>
          <w:t xml:space="preserve"> </w:t>
        </w:r>
        <w:r w:rsidR="00315080">
          <w:rPr>
            <w:rFonts w:ascii="Roboto" w:hAnsi="Roboto" w:cstheme="minorHAnsi"/>
            <w:lang w:val="en-US"/>
          </w:rPr>
          <w:t>20%</w:t>
        </w:r>
        <w:r w:rsidR="00315080">
          <w:rPr>
            <w:rFonts w:ascii="Roboto" w:hAnsi="Roboto" w:cstheme="minorHAnsi"/>
            <w:lang w:val="en-US"/>
          </w:rPr>
          <w:fldChar w:fldCharType="begin"/>
        </w:r>
      </w:ins>
      <w:r w:rsidR="009A0CA2">
        <w:rPr>
          <w:rFonts w:ascii="Roboto" w:hAnsi="Roboto" w:cstheme="minorHAnsi"/>
          <w:lang w:val="en-US"/>
        </w:rPr>
        <w: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instrText>
      </w:r>
      <w:r w:rsidR="009A0CA2">
        <w:rPr>
          <w:rFonts w:ascii="Roboto" w:hAnsi="Roboto" w:cstheme="minorHAnsi" w:hint="eastAsia"/>
          <w:lang w:val="en-US"/>
        </w:rPr>
        <w:instrText xml:space="preserve">lantation, heart transplantation or death. In 20% an arrhythmia preceded the DCM diagnosis. In total, 43% had atrial fibrillation (AF) and 23% had ventricular arrhythmias. Long-term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10% points or </w:instrText>
      </w:r>
      <w:r w:rsidR="009A0CA2">
        <w:rPr>
          <w:rFonts w:ascii="Roboto" w:hAnsi="Roboto" w:cstheme="minorHAnsi"/>
          <w:lang w:val="en-US"/>
        </w:rPr>
        <w: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ins w:id="517" w:author="Christoffer Vissing" w:date="2023-08-23T10:53:00Z">
        <w:r w:rsidR="00315080">
          <w:rPr>
            <w:rFonts w:ascii="Roboto" w:hAnsi="Roboto" w:cstheme="minorHAnsi"/>
            <w:lang w:val="en-US"/>
          </w:rPr>
          <w:fldChar w:fldCharType="separate"/>
        </w:r>
      </w:ins>
      <w:r w:rsidR="009A0CA2" w:rsidRPr="009A0CA2">
        <w:rPr>
          <w:rFonts w:ascii="Roboto" w:hAnsi="Roboto" w:cs="Times New Roman"/>
          <w:vertAlign w:val="superscript"/>
        </w:rPr>
        <w:t>5</w:t>
      </w:r>
      <w:ins w:id="518" w:author="Christoffer Vissing" w:date="2023-08-23T10:53:00Z">
        <w:r w:rsidR="00315080">
          <w:rPr>
            <w:rFonts w:ascii="Roboto" w:hAnsi="Roboto" w:cstheme="minorHAnsi"/>
            <w:lang w:val="en-US"/>
          </w:rPr>
          <w:fldChar w:fldCharType="end"/>
        </w:r>
        <w:r w:rsidR="00315080">
          <w:rPr>
            <w:rFonts w:ascii="Roboto" w:hAnsi="Roboto" w:cstheme="minorHAnsi"/>
            <w:lang w:val="en-US"/>
          </w:rPr>
          <w:t xml:space="preserve"> of</w:t>
        </w:r>
      </w:ins>
      <w:r w:rsidRPr="00D66C1F">
        <w:rPr>
          <w:rFonts w:ascii="Roboto" w:hAnsi="Roboto" w:cstheme="minorHAnsi"/>
          <w:lang w:val="en-US"/>
        </w:rPr>
        <w:t xml:space="preserve"> </w:t>
      </w:r>
      <w:del w:id="519" w:author="Christoffer Vissing" w:date="2023-08-23T10:52:00Z">
        <w:r w:rsidRPr="00D66C1F" w:rsidDel="00315080">
          <w:rPr>
            <w:rFonts w:ascii="Roboto" w:hAnsi="Roboto" w:cstheme="minorHAnsi"/>
            <w:lang w:val="en-US"/>
          </w:rPr>
          <w:delText xml:space="preserve">a significant proportion of </w:delText>
        </w:r>
      </w:del>
      <w:r w:rsidRPr="00D66C1F">
        <w:rPr>
          <w:rFonts w:ascii="Roboto" w:hAnsi="Roboto" w:cstheme="minorHAnsi"/>
          <w:lang w:val="en-US"/>
        </w:rPr>
        <w:t>patients</w:t>
      </w:r>
      <w:ins w:id="520" w:author="Christoffer Vissing" w:date="2023-08-23T10:53:00Z">
        <w:r w:rsidR="00315080">
          <w:rPr>
            <w:rFonts w:ascii="Roboto" w:hAnsi="Roboto" w:cstheme="minorHAnsi"/>
            <w:lang w:val="en-US"/>
          </w:rPr>
          <w:t xml:space="preserve">, </w:t>
        </w:r>
      </w:ins>
      <w:ins w:id="521" w:author="Christoffer Vissing" w:date="2023-08-23T10:54:00Z">
        <w:r w:rsidR="00315080">
          <w:rPr>
            <w:rFonts w:ascii="Roboto" w:hAnsi="Roboto" w:cstheme="minorHAnsi"/>
            <w:lang w:val="en-US"/>
          </w:rPr>
          <w:t>have</w:t>
        </w:r>
      </w:ins>
      <w:ins w:id="522" w:author="Christoffer Vissing" w:date="2023-08-23T10:52:00Z">
        <w:r w:rsidR="00315080">
          <w:rPr>
            <w:rFonts w:ascii="Roboto" w:hAnsi="Roboto" w:cstheme="minorHAnsi"/>
            <w:lang w:val="en-US"/>
          </w:rPr>
          <w:t xml:space="preserve"> </w:t>
        </w:r>
        <w:r w:rsidR="00315080" w:rsidRPr="00D66C1F">
          <w:rPr>
            <w:rFonts w:ascii="Roboto" w:hAnsi="Roboto" w:cstheme="minorHAnsi"/>
            <w:lang w:val="en-US"/>
          </w:rPr>
          <w:t>severe phenotype</w:t>
        </w:r>
        <w:r w:rsidR="00315080">
          <w:rPr>
            <w:rFonts w:ascii="Roboto" w:hAnsi="Roboto" w:cstheme="minorHAnsi"/>
            <w:lang w:val="en-US"/>
          </w:rPr>
          <w:t>s</w:t>
        </w:r>
      </w:ins>
      <w:ins w:id="523" w:author="Christoffer Vissing" w:date="2023-08-23T10:54:00Z">
        <w:r w:rsidR="00315080">
          <w:rPr>
            <w:rFonts w:ascii="Roboto" w:hAnsi="Roboto" w:cstheme="minorHAnsi"/>
            <w:lang w:val="en-US"/>
          </w:rPr>
          <w:t xml:space="preserve"> </w:t>
        </w:r>
      </w:ins>
      <w:del w:id="524" w:author="Christoffer Vissing" w:date="2023-08-23T10:54:00Z">
        <w:r w:rsidRPr="00D66C1F" w:rsidDel="00315080">
          <w:rPr>
            <w:rFonts w:ascii="Roboto" w:hAnsi="Roboto" w:cstheme="minorHAnsi"/>
            <w:lang w:val="en-US"/>
          </w:rPr>
          <w:delText xml:space="preserve"> (</w:delText>
        </w:r>
      </w:del>
      <w:del w:id="525" w:author="Christoffer Vissing" w:date="2023-08-23T10:53:00Z">
        <w:r w:rsidRPr="00D66C1F" w:rsidDel="00315080">
          <w:rPr>
            <w:rFonts w:ascii="Roboto" w:hAnsi="Roboto" w:cstheme="minorHAnsi"/>
            <w:lang w:val="en-US"/>
          </w:rPr>
          <w:delText xml:space="preserve">approx. </w:delText>
        </w:r>
        <w:r w:rsidDel="00315080">
          <w:rPr>
            <w:rFonts w:ascii="Roboto" w:hAnsi="Roboto" w:cstheme="minorHAnsi"/>
            <w:lang w:val="en-US"/>
          </w:rPr>
          <w:delText>20%</w:delText>
        </w:r>
        <w:r w:rsidR="00B36D15" w:rsidDel="00315080">
          <w:rPr>
            <w:rFonts w:ascii="Roboto" w:hAnsi="Roboto" w:cstheme="minorHAnsi"/>
            <w:lang w:val="en-US"/>
          </w:rPr>
          <w:delText xml:space="preserve"> </w:delText>
        </w:r>
        <w:r w:rsidDel="00315080">
          <w:rPr>
            <w:rFonts w:ascii="Roboto" w:hAnsi="Roboto" w:cstheme="minorHAnsi"/>
            <w:lang w:val="en-US"/>
          </w:rPr>
          <w:fldChar w:fldCharType="begin"/>
        </w:r>
        <w:r w:rsidR="003D74CA" w:rsidDel="00315080">
          <w:rPr>
            <w:rFonts w:ascii="Roboto" w:hAnsi="Roboto" w:cstheme="minorHAnsi"/>
            <w:lang w:val="en-US"/>
          </w:rPr>
          <w:del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delInstrText>
        </w:r>
        <w:r w:rsidR="003D74CA" w:rsidDel="00315080">
          <w:rPr>
            <w:rFonts w:ascii="Roboto" w:hAnsi="Roboto" w:cstheme="minorHAnsi" w:hint="eastAsia"/>
            <w:lang w:val="en-US"/>
          </w:rPr>
          <w:delInstrText xml:space="preserve">lantation, heart transplantation or death. In 20% an arrhythmia preceded the DCM diagnosis. In total, 43% had atrial fibrillation (AF) and 23% had ventricular arrhythmias. Long-term left ventricular reverse remodelling (LVRR; LVEF increase </w:delInstrText>
        </w:r>
        <w:r w:rsidR="003D74CA" w:rsidDel="00315080">
          <w:rPr>
            <w:rFonts w:ascii="Roboto" w:hAnsi="Roboto" w:cstheme="minorHAnsi" w:hint="eastAsia"/>
            <w:lang w:val="en-US"/>
          </w:rPr>
          <w:delInstrText>≥</w:delInstrText>
        </w:r>
        <w:r w:rsidR="003D74CA" w:rsidDel="00315080">
          <w:rPr>
            <w:rFonts w:ascii="Roboto" w:hAnsi="Roboto" w:cstheme="minorHAnsi" w:hint="eastAsia"/>
            <w:lang w:val="en-US"/>
          </w:rPr>
          <w:delInstrText xml:space="preserve">10% points or </w:delInstrText>
        </w:r>
        <w:r w:rsidR="003D74CA" w:rsidDel="00315080">
          <w:rPr>
            <w:rFonts w:ascii="Roboto" w:hAnsi="Roboto" w:cstheme="minorHAnsi"/>
            <w:lang w:val="en-US"/>
          </w:rPr>
          <w:del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delInstrText>
        </w:r>
        <w:r w:rsidDel="00315080">
          <w:rPr>
            <w:rFonts w:ascii="Roboto" w:hAnsi="Roboto" w:cstheme="minorHAnsi"/>
            <w:lang w:val="en-US"/>
          </w:rPr>
          <w:fldChar w:fldCharType="separate"/>
        </w:r>
        <w:r w:rsidR="003D74CA" w:rsidRPr="005005AE" w:rsidDel="00315080">
          <w:rPr>
            <w:rFonts w:ascii="Roboto" w:hAnsi="Roboto" w:cs="Times New Roman"/>
            <w:vertAlign w:val="superscript"/>
            <w:lang w:val="en-US"/>
          </w:rPr>
          <w:delText>5</w:delText>
        </w:r>
        <w:r w:rsidDel="00315080">
          <w:rPr>
            <w:rFonts w:ascii="Roboto" w:hAnsi="Roboto" w:cstheme="minorHAnsi"/>
            <w:lang w:val="en-US"/>
          </w:rPr>
          <w:fldChar w:fldCharType="end"/>
        </w:r>
      </w:del>
      <w:del w:id="526" w:author="Christoffer Vissing" w:date="2023-08-23T10:54:00Z">
        <w:r w:rsidR="00B36D15" w:rsidDel="00315080">
          <w:rPr>
            <w:rFonts w:ascii="Roboto" w:hAnsi="Roboto" w:cstheme="minorHAnsi"/>
            <w:lang w:val="en-US"/>
          </w:rPr>
          <w:delText>)</w:delText>
        </w:r>
        <w:r w:rsidR="002E1347" w:rsidDel="00315080">
          <w:rPr>
            <w:rFonts w:ascii="Roboto" w:hAnsi="Roboto" w:cstheme="minorHAnsi"/>
            <w:lang w:val="en-US"/>
          </w:rPr>
          <w:delText xml:space="preserve"> </w:delText>
        </w:r>
      </w:del>
      <w:del w:id="527" w:author="Christoffer Vissing" w:date="2023-08-23T10:52:00Z">
        <w:r w:rsidR="002E1347" w:rsidDel="00315080">
          <w:rPr>
            <w:rFonts w:ascii="Roboto" w:hAnsi="Roboto" w:cstheme="minorHAnsi"/>
            <w:lang w:val="en-US"/>
          </w:rPr>
          <w:delText xml:space="preserve">with </w:delText>
        </w:r>
        <w:r w:rsidRPr="00D66C1F" w:rsidDel="00315080">
          <w:rPr>
            <w:rFonts w:ascii="Roboto" w:hAnsi="Roboto" w:cstheme="minorHAnsi"/>
            <w:lang w:val="en-US"/>
          </w:rPr>
          <w:delText>severe phenotype</w:delText>
        </w:r>
        <w:r w:rsidR="006334EA" w:rsidDel="00315080">
          <w:rPr>
            <w:rFonts w:ascii="Roboto" w:hAnsi="Roboto" w:cstheme="minorHAnsi"/>
            <w:lang w:val="en-US"/>
          </w:rPr>
          <w:delText>s</w:delText>
        </w:r>
        <w:r w:rsidRPr="00D66C1F" w:rsidDel="00315080">
          <w:rPr>
            <w:rFonts w:ascii="Roboto" w:hAnsi="Roboto" w:cstheme="minorHAnsi"/>
            <w:lang w:val="en-US"/>
          </w:rPr>
          <w:delText xml:space="preserve"> </w:delText>
        </w:r>
      </w:del>
      <w:r w:rsidRPr="00D66C1F">
        <w:rPr>
          <w:rFonts w:ascii="Roboto" w:hAnsi="Roboto" w:cstheme="minorHAnsi"/>
          <w:lang w:val="en-US"/>
        </w:rPr>
        <w:t>and</w:t>
      </w:r>
      <w:ins w:id="528" w:author="Christoffer Vissing" w:date="2023-08-23T10:54:00Z">
        <w:r w:rsidR="00315080">
          <w:rPr>
            <w:rFonts w:ascii="Roboto" w:hAnsi="Roboto" w:cstheme="minorHAnsi"/>
            <w:lang w:val="en-US"/>
          </w:rPr>
          <w:t xml:space="preserve"> are</w:t>
        </w:r>
      </w:ins>
      <w:r w:rsidRPr="00D66C1F">
        <w:rPr>
          <w:rFonts w:ascii="Roboto" w:hAnsi="Roboto" w:cstheme="minorHAnsi"/>
          <w:lang w:val="en-US"/>
        </w:rPr>
        <w:t xml:space="preserve"> </w:t>
      </w:r>
      <w:r w:rsidR="002E1347">
        <w:rPr>
          <w:rFonts w:ascii="Roboto" w:hAnsi="Roboto" w:cstheme="minorHAnsi"/>
          <w:lang w:val="en-US"/>
        </w:rPr>
        <w:t xml:space="preserve">thus more </w:t>
      </w:r>
      <w:r w:rsidRPr="00D66C1F">
        <w:rPr>
          <w:rFonts w:ascii="Roboto" w:hAnsi="Roboto" w:cstheme="minorHAnsi"/>
          <w:lang w:val="en-US"/>
        </w:rPr>
        <w:t>likely to have pronounced muscle involvement.</w:t>
      </w:r>
      <w:r w:rsidR="00B36D15">
        <w:rPr>
          <w:rFonts w:ascii="Roboto" w:hAnsi="Roboto" w:cstheme="minorHAnsi"/>
          <w:lang w:val="en-US"/>
        </w:rPr>
        <w:t xml:space="preserve"> E</w:t>
      </w:r>
      <w:r w:rsidR="002E1347">
        <w:rPr>
          <w:rFonts w:ascii="Roboto" w:hAnsi="Roboto" w:cstheme="minorHAnsi"/>
          <w:lang w:val="en-US"/>
        </w:rPr>
        <w:t>xpression analyses of titin in muscle tissue</w:t>
      </w:r>
      <w:r w:rsidR="00B36D15">
        <w:rPr>
          <w:rFonts w:ascii="Roboto" w:hAnsi="Roboto" w:cstheme="minorHAnsi"/>
          <w:lang w:val="en-US"/>
        </w:rPr>
        <w:t xml:space="preserve"> was not performed</w:t>
      </w:r>
      <w:r w:rsidR="002E1347">
        <w:rPr>
          <w:rFonts w:ascii="Roboto" w:hAnsi="Roboto" w:cstheme="minorHAnsi"/>
          <w:lang w:val="en-US"/>
        </w:rPr>
        <w:t xml:space="preserve">. </w:t>
      </w:r>
      <w:ins w:id="529" w:author="Christoffer Vissing" w:date="2023-08-27T17:31:00Z">
        <w:r w:rsidR="00262509">
          <w:rPr>
            <w:rFonts w:ascii="Roboto" w:hAnsi="Roboto" w:cstheme="minorHAnsi"/>
            <w:lang w:val="en-US"/>
          </w:rPr>
          <w:t>Finally,</w:t>
        </w:r>
      </w:ins>
      <w:ins w:id="530" w:author="Christoffer Vissing" w:date="2023-08-23T10:49:00Z">
        <w:r w:rsidR="00315080">
          <w:rPr>
            <w:rFonts w:ascii="Roboto" w:hAnsi="Roboto" w:cstheme="minorHAnsi"/>
            <w:lang w:val="en-US"/>
          </w:rPr>
          <w:t xml:space="preserve"> we did not perform muscle stre</w:t>
        </w:r>
      </w:ins>
      <w:ins w:id="531" w:author="Christoffer Vissing" w:date="2023-08-23T10:50:00Z">
        <w:r w:rsidR="00315080">
          <w:rPr>
            <w:rFonts w:ascii="Roboto" w:hAnsi="Roboto" w:cstheme="minorHAnsi"/>
            <w:lang w:val="en-US"/>
          </w:rPr>
          <w:t>ngth assessment of normal controls, which may influence the comparative value and interpretation of thes</w:t>
        </w:r>
      </w:ins>
      <w:ins w:id="532" w:author="Christoffer Vissing" w:date="2023-08-23T10:51:00Z">
        <w:r w:rsidR="00315080">
          <w:rPr>
            <w:rFonts w:ascii="Roboto" w:hAnsi="Roboto" w:cstheme="minorHAnsi"/>
            <w:lang w:val="en-US"/>
          </w:rPr>
          <w:t>e values.</w:t>
        </w:r>
      </w:ins>
      <w:del w:id="533" w:author="Christoffer Vissing" w:date="2023-08-23T10:44:00Z">
        <w:r w:rsidDel="00EC4409">
          <w:rPr>
            <w:rFonts w:ascii="Roboto" w:hAnsi="Roboto" w:cstheme="minorHAnsi"/>
            <w:lang w:val="en-US"/>
          </w:rPr>
          <w:delText>Also</w:delText>
        </w:r>
        <w:r w:rsidRPr="00D66C1F" w:rsidDel="00EC4409">
          <w:rPr>
            <w:rFonts w:ascii="Roboto" w:hAnsi="Roboto" w:cstheme="minorHAnsi"/>
            <w:lang w:val="en-US"/>
          </w:rPr>
          <w:delText>, while results from muscle MRI were compared to healthy matched control</w:delText>
        </w:r>
        <w:r w:rsidR="002E1347" w:rsidDel="00EC4409">
          <w:rPr>
            <w:rFonts w:ascii="Roboto" w:hAnsi="Roboto" w:cstheme="minorHAnsi"/>
            <w:lang w:val="en-US"/>
          </w:rPr>
          <w:delText>s</w:delText>
        </w:r>
        <w:r w:rsidRPr="00D66C1F" w:rsidDel="00EC4409">
          <w:rPr>
            <w:rFonts w:ascii="Roboto" w:hAnsi="Roboto" w:cstheme="minorHAnsi"/>
            <w:lang w:val="en-US"/>
          </w:rPr>
          <w:delText xml:space="preserve">, it would be interesting to </w:delText>
        </w:r>
        <w:r w:rsidR="009B2450" w:rsidDel="00EC4409">
          <w:rPr>
            <w:rFonts w:ascii="Roboto" w:hAnsi="Roboto" w:cstheme="minorHAnsi"/>
            <w:lang w:val="en-US"/>
          </w:rPr>
          <w:delText>compare the findings in our</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participants</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with a cohort</w:delText>
        </w:r>
        <w:r w:rsidRPr="00D66C1F" w:rsidDel="00EC4409">
          <w:rPr>
            <w:rFonts w:ascii="Roboto" w:hAnsi="Roboto" w:cstheme="minorHAnsi"/>
            <w:lang w:val="en-US"/>
          </w:rPr>
          <w:delText xml:space="preserve"> </w:delText>
        </w:r>
        <w:r w:rsidR="009B2450" w:rsidDel="00EC4409">
          <w:rPr>
            <w:rFonts w:ascii="Roboto" w:hAnsi="Roboto" w:cstheme="minorHAnsi"/>
            <w:lang w:val="en-US"/>
          </w:rPr>
          <w:delText xml:space="preserve">with </w:delText>
        </w:r>
        <w:r w:rsidR="00F37AAA" w:rsidDel="00EC4409">
          <w:rPr>
            <w:rFonts w:ascii="Roboto" w:hAnsi="Roboto" w:cstheme="minorHAnsi"/>
            <w:lang w:val="en-US"/>
          </w:rPr>
          <w:delText>a similar cardiac phenotype</w:delText>
        </w:r>
        <w:r w:rsidR="009B2450" w:rsidDel="00EC4409">
          <w:rPr>
            <w:rFonts w:ascii="Roboto" w:hAnsi="Roboto" w:cstheme="minorHAnsi"/>
            <w:lang w:val="en-US"/>
          </w:rPr>
          <w:delText xml:space="preserve"> </w:delText>
        </w:r>
        <w:r w:rsidRPr="00D66C1F" w:rsidDel="00EC4409">
          <w:rPr>
            <w:rFonts w:ascii="Roboto" w:hAnsi="Roboto" w:cstheme="minorHAnsi"/>
            <w:lang w:val="en-US"/>
          </w:rPr>
          <w:delText>caused by a different</w:delText>
        </w:r>
        <w:r w:rsidR="00F37AAA" w:rsidDel="00EC4409">
          <w:rPr>
            <w:rFonts w:ascii="Roboto" w:hAnsi="Roboto" w:cstheme="minorHAnsi"/>
            <w:lang w:val="en-US"/>
          </w:rPr>
          <w:delText xml:space="preserve"> genotype,</w:delText>
        </w:r>
        <w:r w:rsidRPr="00D66C1F" w:rsidDel="00EC4409">
          <w:rPr>
            <w:rFonts w:ascii="Roboto" w:hAnsi="Roboto" w:cstheme="minorHAnsi"/>
            <w:lang w:val="en-US"/>
          </w:rPr>
          <w:delText xml:space="preserve"> exposure or</w:delText>
        </w:r>
        <w:r w:rsidR="00F37AAA" w:rsidDel="00EC4409">
          <w:rPr>
            <w:rFonts w:ascii="Roboto" w:hAnsi="Roboto" w:cstheme="minorHAnsi"/>
            <w:lang w:val="en-US"/>
          </w:rPr>
          <w:delText xml:space="preserve"> disease mechanism</w:delText>
        </w:r>
        <w:r w:rsidRPr="00D66C1F" w:rsidDel="00EC4409">
          <w:rPr>
            <w:rFonts w:ascii="Roboto" w:hAnsi="Roboto" w:cstheme="minorHAnsi"/>
            <w:lang w:val="en-US"/>
          </w:rPr>
          <w:delText>.</w:delText>
        </w:r>
        <w:r w:rsidR="009B2450" w:rsidDel="00EC4409">
          <w:rPr>
            <w:rFonts w:ascii="Roboto" w:hAnsi="Roboto" w:cstheme="minorHAnsi"/>
            <w:lang w:val="en-US"/>
          </w:rPr>
          <w:delText xml:space="preserve"> However,</w:delText>
        </w:r>
        <w:r w:rsidRPr="00D66C1F" w:rsidDel="00EC4409">
          <w:rPr>
            <w:rFonts w:ascii="Roboto" w:hAnsi="Roboto" w:cstheme="minorHAnsi"/>
            <w:lang w:val="en-US"/>
          </w:rPr>
          <w:delText xml:space="preserve"> </w:delText>
        </w:r>
        <w:r w:rsidR="00F37AAA" w:rsidDel="00EC4409">
          <w:rPr>
            <w:rFonts w:ascii="Roboto" w:hAnsi="Roboto" w:cstheme="minorHAnsi"/>
            <w:lang w:val="en-US"/>
          </w:rPr>
          <w:delText>this could also introduce bias since significant co-morbidities or other toxic exposures could potentially cause myopathy-like phenotypes in these patients (e.g. peripheral ischemia in ischemic heart failure).</w:delText>
        </w:r>
      </w:del>
    </w:p>
    <w:p w14:paraId="5AF106A0"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Conclusion</w:t>
      </w:r>
    </w:p>
    <w:p w14:paraId="73AA362A" w14:textId="172D43DC" w:rsidR="001D31C7" w:rsidRDefault="00ED4AA2" w:rsidP="00F4339F">
      <w:pPr>
        <w:spacing w:line="480" w:lineRule="auto"/>
        <w:rPr>
          <w:rFonts w:ascii="Roboto" w:hAnsi="Roboto" w:cstheme="minorHAnsi"/>
          <w:lang w:val="en-US"/>
        </w:rPr>
      </w:pPr>
      <w:r>
        <w:rPr>
          <w:rFonts w:ascii="Roboto" w:hAnsi="Roboto" w:cstheme="minorHAnsi"/>
          <w:bCs/>
          <w:lang w:val="en-US"/>
        </w:rPr>
        <w:t>Persons with TTNtv have involvement of s</w:t>
      </w:r>
      <w:r w:rsidR="00F4339F" w:rsidRPr="00D66C1F">
        <w:rPr>
          <w:rFonts w:ascii="Roboto" w:hAnsi="Roboto" w:cstheme="minorHAnsi"/>
          <w:bCs/>
          <w:lang w:val="en-US"/>
        </w:rPr>
        <w:t xml:space="preserve">keletal muscle. The skeletal muscle phenotype </w:t>
      </w:r>
      <w:r w:rsidR="00A57F0E">
        <w:rPr>
          <w:rFonts w:ascii="Roboto" w:hAnsi="Roboto" w:cstheme="minorHAnsi"/>
          <w:bCs/>
          <w:lang w:val="en-US"/>
        </w:rPr>
        <w:t>is</w:t>
      </w:r>
      <w:r w:rsidR="00A57F0E" w:rsidRPr="00D66C1F">
        <w:rPr>
          <w:rFonts w:ascii="Roboto" w:hAnsi="Roboto" w:cstheme="minorHAnsi"/>
          <w:bCs/>
          <w:lang w:val="en-US"/>
        </w:rPr>
        <w:t xml:space="preserve"> </w:t>
      </w:r>
      <w:r w:rsidR="00B36D15">
        <w:rPr>
          <w:rFonts w:ascii="Roboto" w:hAnsi="Roboto" w:cstheme="minorHAnsi"/>
          <w:bCs/>
          <w:lang w:val="en-US"/>
        </w:rPr>
        <w:t xml:space="preserve">mild, </w:t>
      </w:r>
      <w:r w:rsidR="00835B47">
        <w:rPr>
          <w:rFonts w:ascii="Roboto" w:hAnsi="Roboto" w:cstheme="minorHAnsi"/>
          <w:bCs/>
          <w:lang w:val="en-US"/>
        </w:rPr>
        <w:t>and</w:t>
      </w:r>
      <w:r w:rsidR="00BC6862">
        <w:rPr>
          <w:rFonts w:ascii="Roboto" w:hAnsi="Roboto" w:cstheme="minorHAnsi"/>
          <w:bCs/>
          <w:lang w:val="en-US"/>
        </w:rPr>
        <w:t xml:space="preserve"> not</w:t>
      </w:r>
      <w:r w:rsidR="000C2351">
        <w:rPr>
          <w:rFonts w:ascii="Roboto" w:hAnsi="Roboto" w:cstheme="minorHAnsi"/>
          <w:bCs/>
          <w:lang w:val="en-US"/>
        </w:rPr>
        <w:t xml:space="preserve"> likely </w:t>
      </w:r>
      <w:r w:rsidR="002318B9">
        <w:rPr>
          <w:rFonts w:ascii="Roboto" w:hAnsi="Roboto" w:cstheme="minorHAnsi"/>
          <w:bCs/>
          <w:lang w:val="en-US"/>
        </w:rPr>
        <w:t xml:space="preserve">secondary to </w:t>
      </w:r>
      <w:r w:rsidR="000C2351">
        <w:rPr>
          <w:rFonts w:ascii="Roboto" w:hAnsi="Roboto" w:cstheme="minorHAnsi"/>
          <w:bCs/>
          <w:lang w:val="en-US"/>
        </w:rPr>
        <w:t>heart failure</w:t>
      </w:r>
      <w:r w:rsidR="00835B47">
        <w:rPr>
          <w:rFonts w:ascii="Roboto" w:hAnsi="Roboto" w:cstheme="minorHAnsi"/>
          <w:bCs/>
          <w:lang w:val="en-US"/>
        </w:rPr>
        <w:t>,</w:t>
      </w:r>
      <w:r w:rsidR="00C00F01">
        <w:rPr>
          <w:rFonts w:ascii="Roboto" w:hAnsi="Roboto" w:cstheme="minorHAnsi"/>
          <w:bCs/>
          <w:lang w:val="en-US"/>
        </w:rPr>
        <w:t xml:space="preserve"> </w:t>
      </w:r>
      <w:r w:rsidR="000C2351">
        <w:rPr>
          <w:rFonts w:ascii="Roboto" w:hAnsi="Roboto" w:cstheme="minorHAnsi"/>
          <w:bCs/>
          <w:lang w:val="en-US"/>
        </w:rPr>
        <w:t>but</w:t>
      </w:r>
      <w:r w:rsidR="00BC6862">
        <w:rPr>
          <w:rFonts w:ascii="Roboto" w:hAnsi="Roboto" w:cstheme="minorHAnsi"/>
          <w:bCs/>
          <w:lang w:val="en-US"/>
        </w:rPr>
        <w:t xml:space="preserve"> rather</w:t>
      </w:r>
      <w:r w:rsidR="000C2351">
        <w:rPr>
          <w:rFonts w:ascii="Roboto" w:hAnsi="Roboto" w:cstheme="minorHAnsi"/>
          <w:bCs/>
          <w:lang w:val="en-US"/>
        </w:rPr>
        <w:t xml:space="preserve"> </w:t>
      </w:r>
      <w:r w:rsidR="00835B47">
        <w:rPr>
          <w:rFonts w:ascii="Roboto" w:hAnsi="Roboto" w:cstheme="minorHAnsi"/>
          <w:bCs/>
          <w:lang w:val="en-US"/>
        </w:rPr>
        <w:t xml:space="preserve">a consequence of </w:t>
      </w:r>
      <w:del w:id="534" w:author="Christoffer Vissing" w:date="2023-08-29T11:32:00Z">
        <w:r w:rsidR="000C2351" w:rsidDel="00707AFD">
          <w:rPr>
            <w:rFonts w:ascii="Roboto" w:hAnsi="Roboto" w:cstheme="minorHAnsi"/>
            <w:bCs/>
            <w:lang w:val="en-US"/>
          </w:rPr>
          <w:delText xml:space="preserve">the expression of </w:delText>
        </w:r>
      </w:del>
      <w:r w:rsidR="000C2351">
        <w:rPr>
          <w:rFonts w:ascii="Roboto" w:hAnsi="Roboto" w:cstheme="minorHAnsi"/>
          <w:bCs/>
          <w:lang w:val="en-US"/>
        </w:rPr>
        <w:t xml:space="preserve">TTNtv in the </w:t>
      </w:r>
      <w:r w:rsidR="00713AE3">
        <w:rPr>
          <w:rFonts w:ascii="Roboto" w:hAnsi="Roboto" w:cstheme="minorHAnsi"/>
          <w:bCs/>
          <w:lang w:val="en-US"/>
        </w:rPr>
        <w:t>muscles</w:t>
      </w:r>
      <w:r w:rsidR="00BC6862">
        <w:rPr>
          <w:rFonts w:ascii="Roboto" w:hAnsi="Roboto" w:cstheme="minorHAnsi"/>
          <w:bCs/>
          <w:lang w:val="en-US"/>
        </w:rPr>
        <w:t xml:space="preserve">. Myopathic features were common </w:t>
      </w:r>
      <w:r w:rsidR="001D4A44">
        <w:rPr>
          <w:rFonts w:ascii="Roboto" w:hAnsi="Roboto" w:cstheme="minorHAnsi"/>
          <w:bCs/>
          <w:lang w:val="en-US"/>
        </w:rPr>
        <w:t>and ultrastructural investigations of m</w:t>
      </w:r>
      <w:r>
        <w:rPr>
          <w:rFonts w:ascii="Roboto" w:hAnsi="Roboto" w:cstheme="minorHAnsi"/>
          <w:bCs/>
          <w:lang w:val="en-US"/>
        </w:rPr>
        <w:t>yocytes</w:t>
      </w:r>
      <w:r w:rsidR="001D4A44">
        <w:rPr>
          <w:rFonts w:ascii="Roboto" w:hAnsi="Roboto" w:cstheme="minorHAnsi"/>
          <w:bCs/>
          <w:lang w:val="en-US"/>
        </w:rPr>
        <w:t xml:space="preserve"> </w:t>
      </w:r>
      <w:r>
        <w:rPr>
          <w:rFonts w:ascii="Roboto" w:hAnsi="Roboto" w:cstheme="minorHAnsi"/>
          <w:bCs/>
          <w:lang w:val="en-US"/>
        </w:rPr>
        <w:t>identified</w:t>
      </w:r>
      <w:r w:rsidR="001D4A44">
        <w:rPr>
          <w:rFonts w:ascii="Roboto" w:hAnsi="Roboto" w:cstheme="minorHAnsi"/>
          <w:bCs/>
          <w:lang w:val="en-US"/>
        </w:rPr>
        <w:t xml:space="preserve"> uneven and discontinuous M-line</w:t>
      </w:r>
      <w:r w:rsidR="00FB09F6">
        <w:rPr>
          <w:rFonts w:ascii="Roboto" w:hAnsi="Roboto" w:cstheme="minorHAnsi"/>
          <w:bCs/>
          <w:lang w:val="en-US"/>
        </w:rPr>
        <w:t xml:space="preserve"> and </w:t>
      </w:r>
      <w:r w:rsidR="001D4A44">
        <w:rPr>
          <w:rFonts w:ascii="Roboto" w:hAnsi="Roboto" w:cstheme="minorHAnsi"/>
          <w:bCs/>
          <w:lang w:val="en-US"/>
        </w:rPr>
        <w:t xml:space="preserve">large depositions of glycogen flanked by </w:t>
      </w:r>
      <w:r>
        <w:rPr>
          <w:rFonts w:ascii="Roboto" w:hAnsi="Roboto" w:cstheme="minorHAnsi"/>
          <w:bCs/>
          <w:lang w:val="en-US"/>
        </w:rPr>
        <w:t xml:space="preserve">autophagosomes and </w:t>
      </w:r>
      <w:proofErr w:type="spellStart"/>
      <w:r>
        <w:rPr>
          <w:rFonts w:ascii="Roboto" w:hAnsi="Roboto" w:cstheme="minorHAnsi"/>
          <w:bCs/>
          <w:lang w:val="en-US"/>
        </w:rPr>
        <w:t>lysosymes</w:t>
      </w:r>
      <w:proofErr w:type="spellEnd"/>
      <w:r>
        <w:rPr>
          <w:rFonts w:ascii="Roboto" w:hAnsi="Roboto" w:cstheme="minorHAnsi"/>
          <w:bCs/>
          <w:lang w:val="en-US"/>
        </w:rPr>
        <w:t xml:space="preserve">, providing the first </w:t>
      </w:r>
      <w:r w:rsidR="00FB09F6">
        <w:rPr>
          <w:rFonts w:ascii="Roboto" w:hAnsi="Roboto" w:cstheme="minorHAnsi"/>
          <w:bCs/>
          <w:lang w:val="en-US"/>
        </w:rPr>
        <w:t xml:space="preserve">ultrastructural </w:t>
      </w:r>
      <w:r>
        <w:rPr>
          <w:rFonts w:ascii="Roboto" w:hAnsi="Roboto" w:cstheme="minorHAnsi"/>
          <w:bCs/>
          <w:lang w:val="en-US"/>
        </w:rPr>
        <w:t xml:space="preserve">evidence of </w:t>
      </w:r>
      <w:r w:rsidR="00FB09F6">
        <w:rPr>
          <w:rFonts w:ascii="Roboto" w:hAnsi="Roboto" w:cstheme="minorHAnsi"/>
          <w:bCs/>
          <w:lang w:val="en-US"/>
        </w:rPr>
        <w:t>perturbations in autophagic flux.</w:t>
      </w:r>
      <w:r w:rsidR="00713AE3">
        <w:rPr>
          <w:rFonts w:ascii="Roboto" w:hAnsi="Roboto" w:cstheme="minorHAnsi"/>
          <w:bCs/>
          <w:lang w:val="en-US"/>
        </w:rPr>
        <w:t xml:space="preserve"> </w:t>
      </w:r>
      <w:r w:rsidR="00FB09F6">
        <w:rPr>
          <w:rFonts w:ascii="Roboto" w:hAnsi="Roboto" w:cstheme="minorHAnsi"/>
          <w:bCs/>
          <w:lang w:val="en-US"/>
        </w:rPr>
        <w:t>Together, t</w:t>
      </w:r>
      <w:r w:rsidR="000C2351">
        <w:rPr>
          <w:rFonts w:ascii="Roboto" w:hAnsi="Roboto" w:cstheme="minorHAnsi"/>
          <w:bCs/>
          <w:lang w:val="en-US"/>
        </w:rPr>
        <w:t>hese findings</w:t>
      </w:r>
      <w:r w:rsidR="00F4339F" w:rsidRPr="00D66C1F">
        <w:rPr>
          <w:rFonts w:ascii="Roboto" w:hAnsi="Roboto" w:cstheme="minorHAnsi"/>
          <w:bCs/>
          <w:lang w:val="en-US"/>
        </w:rPr>
        <w:t xml:space="preserve"> emphasize the need for specialized diagnostic workup in patients with relevant symptoms or objective signs of muscle involvement</w:t>
      </w:r>
      <w:r w:rsidR="00F4339F" w:rsidRPr="00D66C1F">
        <w:rPr>
          <w:rFonts w:ascii="Roboto" w:hAnsi="Roboto" w:cstheme="minorHAnsi"/>
          <w:lang w:val="en-US"/>
        </w:rPr>
        <w:t>.</w:t>
      </w:r>
    </w:p>
    <w:p w14:paraId="0F94CA59" w14:textId="77777777" w:rsidR="001D31C7" w:rsidRDefault="001D31C7">
      <w:pPr>
        <w:rPr>
          <w:rFonts w:ascii="Roboto" w:hAnsi="Roboto" w:cstheme="minorHAnsi"/>
          <w:lang w:val="en-US"/>
        </w:rPr>
      </w:pPr>
      <w:r>
        <w:rPr>
          <w:rFonts w:ascii="Roboto" w:hAnsi="Roboto" w:cstheme="minorHAnsi"/>
          <w:lang w:val="en-US"/>
        </w:rPr>
        <w:br w:type="page"/>
      </w:r>
    </w:p>
    <w:p w14:paraId="2E1DF5C9" w14:textId="211A2352" w:rsidR="001D31C7" w:rsidRPr="005005AE" w:rsidRDefault="001D31C7" w:rsidP="00F4339F">
      <w:pPr>
        <w:spacing w:line="480" w:lineRule="auto"/>
        <w:rPr>
          <w:rFonts w:ascii="Roboto" w:hAnsi="Roboto" w:cstheme="minorHAnsi"/>
          <w:b/>
          <w:bCs/>
          <w:sz w:val="28"/>
          <w:szCs w:val="28"/>
          <w:lang w:val="en-US"/>
        </w:rPr>
      </w:pPr>
      <w:r w:rsidRPr="005005AE">
        <w:rPr>
          <w:rFonts w:ascii="Roboto" w:hAnsi="Roboto" w:cstheme="minorHAnsi"/>
          <w:b/>
          <w:bCs/>
          <w:sz w:val="28"/>
          <w:szCs w:val="28"/>
          <w:lang w:val="en-US"/>
        </w:rPr>
        <w:lastRenderedPageBreak/>
        <w:t>Clinical perspectives</w:t>
      </w:r>
    </w:p>
    <w:p w14:paraId="37C66EA5"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Competencies in medical knowledge:</w:t>
      </w:r>
    </w:p>
    <w:p w14:paraId="5B4C2C34" w14:textId="5929E333" w:rsidR="001D31C7" w:rsidRDefault="006A7360" w:rsidP="00F4339F">
      <w:pPr>
        <w:spacing w:line="480" w:lineRule="auto"/>
        <w:rPr>
          <w:rFonts w:ascii="Roboto" w:hAnsi="Roboto" w:cstheme="minorHAnsi"/>
          <w:lang w:val="en-US"/>
        </w:rPr>
      </w:pPr>
      <w:r>
        <w:rPr>
          <w:rFonts w:ascii="Roboto" w:hAnsi="Roboto" w:cstheme="minorHAnsi"/>
          <w:lang w:val="en-US"/>
        </w:rPr>
        <w:t>Fat replacement of skeletal muscles, myopathic abnormalities</w:t>
      </w:r>
      <w:r w:rsidR="00835B47">
        <w:rPr>
          <w:rFonts w:ascii="Roboto" w:hAnsi="Roboto" w:cstheme="minorHAnsi"/>
          <w:lang w:val="en-US"/>
        </w:rPr>
        <w:t>,</w:t>
      </w:r>
      <w:r>
        <w:rPr>
          <w:rFonts w:ascii="Roboto" w:hAnsi="Roboto" w:cstheme="minorHAnsi"/>
          <w:lang w:val="en-US"/>
        </w:rPr>
        <w:t xml:space="preserve"> and changes in </w:t>
      </w:r>
      <w:r w:rsidR="001B2C05">
        <w:rPr>
          <w:rFonts w:ascii="Roboto" w:hAnsi="Roboto" w:cstheme="minorHAnsi"/>
          <w:lang w:val="en-US"/>
        </w:rPr>
        <w:t xml:space="preserve">the </w:t>
      </w:r>
      <w:r>
        <w:rPr>
          <w:rFonts w:ascii="Roboto" w:hAnsi="Roboto" w:cstheme="minorHAnsi"/>
          <w:lang w:val="en-US"/>
        </w:rPr>
        <w:t>ultrastructural</w:t>
      </w:r>
      <w:r w:rsidR="001B2C05">
        <w:rPr>
          <w:rFonts w:ascii="Roboto" w:hAnsi="Roboto" w:cstheme="minorHAnsi"/>
          <w:lang w:val="en-US"/>
        </w:rPr>
        <w:t xml:space="preserve"> composition of myocytes</w:t>
      </w:r>
      <w:r>
        <w:rPr>
          <w:rFonts w:ascii="Roboto" w:hAnsi="Roboto" w:cstheme="minorHAnsi"/>
          <w:lang w:val="en-US"/>
        </w:rPr>
        <w:t xml:space="preserve"> are common in patients with heterozygous truncating variants in </w:t>
      </w:r>
      <w:r w:rsidRPr="00C24178">
        <w:rPr>
          <w:rFonts w:ascii="Roboto" w:hAnsi="Roboto" w:cstheme="minorHAnsi"/>
          <w:i/>
          <w:iCs/>
          <w:lang w:val="en-US"/>
        </w:rPr>
        <w:t>TTN</w:t>
      </w:r>
      <w:r w:rsidR="0014483A">
        <w:rPr>
          <w:rFonts w:ascii="Roboto" w:hAnsi="Roboto" w:cstheme="minorHAnsi"/>
          <w:i/>
          <w:iCs/>
          <w:lang w:val="en-US"/>
        </w:rPr>
        <w:t xml:space="preserve">. </w:t>
      </w:r>
      <w:r w:rsidR="0014483A">
        <w:rPr>
          <w:rFonts w:ascii="Roboto" w:hAnsi="Roboto" w:cstheme="minorHAnsi"/>
          <w:lang w:val="en-US"/>
        </w:rPr>
        <w:t xml:space="preserve">This </w:t>
      </w:r>
      <w:r w:rsidR="001B2C05">
        <w:rPr>
          <w:rFonts w:ascii="Roboto" w:hAnsi="Roboto" w:cstheme="minorHAnsi"/>
          <w:lang w:val="en-US"/>
        </w:rPr>
        <w:t>highlight</w:t>
      </w:r>
      <w:r w:rsidR="0014483A">
        <w:rPr>
          <w:rFonts w:ascii="Roboto" w:hAnsi="Roboto" w:cstheme="minorHAnsi"/>
          <w:lang w:val="en-US"/>
        </w:rPr>
        <w:t>s</w:t>
      </w:r>
      <w:r w:rsidR="001B2C05">
        <w:rPr>
          <w:rFonts w:ascii="Roboto" w:hAnsi="Roboto" w:cstheme="minorHAnsi"/>
          <w:lang w:val="en-US"/>
        </w:rPr>
        <w:t xml:space="preserve"> the need for specialized diagnostic work-up of these patients.</w:t>
      </w:r>
    </w:p>
    <w:p w14:paraId="32D3BA0D"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Translational outlook:</w:t>
      </w:r>
    </w:p>
    <w:p w14:paraId="6B981990" w14:textId="2922DA1C" w:rsidR="00F4339F" w:rsidRPr="00D66C1F" w:rsidRDefault="001B2C05" w:rsidP="00F4339F">
      <w:pPr>
        <w:spacing w:line="480" w:lineRule="auto"/>
        <w:rPr>
          <w:rFonts w:ascii="Roboto" w:hAnsi="Roboto" w:cstheme="minorHAnsi"/>
          <w:lang w:val="en-US"/>
        </w:rPr>
      </w:pPr>
      <w:r>
        <w:rPr>
          <w:rFonts w:ascii="Roboto" w:hAnsi="Roboto" w:cstheme="minorHAnsi"/>
          <w:lang w:val="en-US"/>
        </w:rPr>
        <w:t xml:space="preserve">Findings in our study suggest affection of skeletal muscle </w:t>
      </w:r>
      <w:r w:rsidR="00C24178">
        <w:rPr>
          <w:rFonts w:ascii="Roboto" w:hAnsi="Roboto" w:cstheme="minorHAnsi"/>
          <w:lang w:val="en-US"/>
        </w:rPr>
        <w:t xml:space="preserve">could </w:t>
      </w:r>
      <w:r>
        <w:rPr>
          <w:rFonts w:ascii="Roboto" w:hAnsi="Roboto" w:cstheme="minorHAnsi"/>
          <w:lang w:val="en-US"/>
        </w:rPr>
        <w:t xml:space="preserve">be caused by aberrant regeneration and degeneration of skeletal muscle, and reduction of autophagic flux. </w:t>
      </w:r>
      <w:r w:rsidR="00C24178">
        <w:rPr>
          <w:rFonts w:ascii="Roboto" w:hAnsi="Roboto" w:cstheme="minorHAnsi"/>
          <w:lang w:val="en-US"/>
        </w:rPr>
        <w:t>Studies replicating th</w:t>
      </w:r>
      <w:r w:rsidR="00A47A44">
        <w:rPr>
          <w:rFonts w:ascii="Roboto" w:hAnsi="Roboto" w:cstheme="minorHAnsi"/>
          <w:lang w:val="en-US"/>
        </w:rPr>
        <w:t>e</w:t>
      </w:r>
      <w:r w:rsidR="00C24178">
        <w:rPr>
          <w:rFonts w:ascii="Roboto" w:hAnsi="Roboto" w:cstheme="minorHAnsi"/>
          <w:lang w:val="en-US"/>
        </w:rPr>
        <w:t>s</w:t>
      </w:r>
      <w:r w:rsidR="00A47A44">
        <w:rPr>
          <w:rFonts w:ascii="Roboto" w:hAnsi="Roboto" w:cstheme="minorHAnsi"/>
          <w:lang w:val="en-US"/>
        </w:rPr>
        <w:t>e</w:t>
      </w:r>
      <w:r w:rsidR="00C24178">
        <w:rPr>
          <w:rFonts w:ascii="Roboto" w:hAnsi="Roboto" w:cstheme="minorHAnsi"/>
          <w:lang w:val="en-US"/>
        </w:rPr>
        <w:t xml:space="preserve"> finding</w:t>
      </w:r>
      <w:r w:rsidR="00A47A44">
        <w:rPr>
          <w:rFonts w:ascii="Roboto" w:hAnsi="Roboto" w:cstheme="minorHAnsi"/>
          <w:lang w:val="en-US"/>
        </w:rPr>
        <w:t>s</w:t>
      </w:r>
      <w:r w:rsidR="00C24178">
        <w:rPr>
          <w:rFonts w:ascii="Roboto" w:hAnsi="Roboto" w:cstheme="minorHAnsi"/>
          <w:lang w:val="en-US"/>
        </w:rPr>
        <w:t xml:space="preserve"> and investigating the potential in modifying </w:t>
      </w:r>
      <w:proofErr w:type="gramStart"/>
      <w:r w:rsidR="00C24178">
        <w:rPr>
          <w:rFonts w:ascii="Roboto" w:hAnsi="Roboto" w:cstheme="minorHAnsi"/>
          <w:lang w:val="en-US"/>
        </w:rPr>
        <w:t>these disease mechanism</w:t>
      </w:r>
      <w:proofErr w:type="gramEnd"/>
      <w:r w:rsidR="00C24178">
        <w:rPr>
          <w:rFonts w:ascii="Roboto" w:hAnsi="Roboto" w:cstheme="minorHAnsi"/>
          <w:lang w:val="en-US"/>
        </w:rPr>
        <w:t xml:space="preserve"> are warranted</w:t>
      </w:r>
      <w:r w:rsidR="00835B47">
        <w:rPr>
          <w:rFonts w:ascii="Roboto" w:hAnsi="Roboto" w:cstheme="minorHAnsi"/>
          <w:lang w:val="en-US"/>
        </w:rPr>
        <w:t>.</w:t>
      </w:r>
      <w:r>
        <w:rPr>
          <w:rFonts w:ascii="Roboto" w:hAnsi="Roboto" w:cstheme="minorHAnsi"/>
          <w:lang w:val="en-US"/>
        </w:rPr>
        <w:t xml:space="preserve">   </w:t>
      </w:r>
      <w:r w:rsidR="00F4339F" w:rsidRPr="00D66C1F">
        <w:rPr>
          <w:rFonts w:ascii="Roboto" w:hAnsi="Roboto" w:cstheme="minorHAnsi"/>
          <w:lang w:val="en-US"/>
        </w:rPr>
        <w:br w:type="page"/>
      </w:r>
    </w:p>
    <w:p w14:paraId="4519A9AA" w14:textId="77777777" w:rsidR="00F4339F" w:rsidRPr="00D66C1F" w:rsidRDefault="00F4339F" w:rsidP="00F4339F">
      <w:pPr>
        <w:spacing w:line="480" w:lineRule="auto"/>
        <w:rPr>
          <w:rFonts w:ascii="Roboto" w:hAnsi="Roboto" w:cstheme="minorHAnsi"/>
          <w:b/>
          <w:bCs/>
          <w:sz w:val="32"/>
          <w:szCs w:val="32"/>
          <w:lang w:val="en-US"/>
        </w:rPr>
      </w:pPr>
      <w:r w:rsidRPr="00D66C1F">
        <w:rPr>
          <w:rFonts w:ascii="Roboto" w:hAnsi="Roboto" w:cstheme="minorHAnsi"/>
          <w:b/>
          <w:bCs/>
          <w:sz w:val="32"/>
          <w:szCs w:val="32"/>
          <w:lang w:val="en-US"/>
        </w:rPr>
        <w:lastRenderedPageBreak/>
        <w:t>References</w:t>
      </w:r>
    </w:p>
    <w:p w14:paraId="7D091F9F" w14:textId="77777777" w:rsidR="00E86990" w:rsidRPr="00E86990" w:rsidRDefault="00F4339F" w:rsidP="00E86990">
      <w:pPr>
        <w:widowControl w:val="0"/>
        <w:autoSpaceDE w:val="0"/>
        <w:autoSpaceDN w:val="0"/>
        <w:adjustRightInd w:val="0"/>
        <w:rPr>
          <w:rFonts w:ascii="Roboto" w:hAnsi="Roboto" w:cs="Times New Roman"/>
          <w:lang w:val="en-US"/>
          <w:rPrChange w:id="535" w:author="Christoffer Vissing" w:date="2023-08-28T15:47:00Z">
            <w:rPr>
              <w:rFonts w:ascii="Roboto" w:hAnsi="Roboto" w:cs="Times New Roman"/>
            </w:rPr>
          </w:rPrChange>
        </w:rPr>
      </w:pPr>
      <w:r w:rsidRPr="00D66C1F">
        <w:rPr>
          <w:rFonts w:ascii="Roboto" w:hAnsi="Roboto" w:cstheme="minorHAnsi"/>
          <w:lang w:val="en-US"/>
        </w:rPr>
        <w:fldChar w:fldCharType="begin"/>
      </w:r>
      <w:r w:rsidR="003D74CA" w:rsidRPr="00E86990">
        <w:rPr>
          <w:rFonts w:ascii="Roboto" w:hAnsi="Roboto" w:cstheme="minorHAnsi"/>
          <w:rPrChange w:id="536" w:author="Christoffer Vissing" w:date="2023-08-28T15:47:00Z">
            <w:rPr>
              <w:rFonts w:ascii="Roboto" w:hAnsi="Roboto" w:cstheme="minorHAnsi"/>
              <w:lang w:val="en-US"/>
            </w:rPr>
          </w:rPrChange>
        </w:rPr>
        <w:instrText xml:space="preserve"> ADDIN ZOTERO_BIBL {"uncited":[],"omitted":[],"custom":[]} CSL_BIBLIOGRAPHY </w:instrText>
      </w:r>
      <w:r w:rsidRPr="00D66C1F">
        <w:rPr>
          <w:rFonts w:ascii="Roboto" w:hAnsi="Roboto" w:cstheme="minorHAnsi"/>
          <w:lang w:val="en-US"/>
        </w:rPr>
        <w:fldChar w:fldCharType="separate"/>
      </w:r>
      <w:r w:rsidR="00E86990" w:rsidRPr="00E86990">
        <w:rPr>
          <w:rFonts w:ascii="Roboto" w:hAnsi="Roboto" w:cs="Times New Roman"/>
        </w:rPr>
        <w:t xml:space="preserve">1. Vissing CR, Espersen K, Mills HL, et al. </w:t>
      </w:r>
      <w:r w:rsidR="00E86990" w:rsidRPr="00E86990">
        <w:rPr>
          <w:rFonts w:ascii="Roboto" w:hAnsi="Roboto" w:cs="Times New Roman"/>
          <w:lang w:val="en-US"/>
          <w:rPrChange w:id="537" w:author="Christoffer Vissing" w:date="2023-08-28T15:47:00Z">
            <w:rPr>
              <w:rFonts w:ascii="Roboto" w:hAnsi="Roboto" w:cs="Times New Roman"/>
            </w:rPr>
          </w:rPrChange>
        </w:rPr>
        <w:t xml:space="preserve">Family Screening in Dilated Cardiomyopathy. </w:t>
      </w:r>
      <w:r w:rsidR="00E86990" w:rsidRPr="00E86990">
        <w:rPr>
          <w:rFonts w:ascii="Roboto" w:hAnsi="Roboto" w:cs="Times New Roman"/>
          <w:i/>
          <w:iCs/>
          <w:lang w:val="en-US"/>
          <w:rPrChange w:id="538" w:author="Christoffer Vissing" w:date="2023-08-28T15:47:00Z">
            <w:rPr>
              <w:rFonts w:ascii="Roboto" w:hAnsi="Roboto" w:cs="Times New Roman"/>
              <w:i/>
              <w:iCs/>
            </w:rPr>
          </w:rPrChange>
        </w:rPr>
        <w:t>JACC Heart Fail</w:t>
      </w:r>
      <w:r w:rsidR="00E86990" w:rsidRPr="00E86990">
        <w:rPr>
          <w:rFonts w:ascii="Roboto" w:hAnsi="Roboto" w:cs="Times New Roman"/>
          <w:lang w:val="en-US"/>
          <w:rPrChange w:id="539" w:author="Christoffer Vissing" w:date="2023-08-28T15:47:00Z">
            <w:rPr>
              <w:rFonts w:ascii="Roboto" w:hAnsi="Roboto" w:cs="Times New Roman"/>
            </w:rPr>
          </w:rPrChange>
        </w:rPr>
        <w:t xml:space="preserve">. </w:t>
      </w:r>
      <w:proofErr w:type="gramStart"/>
      <w:r w:rsidR="00E86990" w:rsidRPr="00E86990">
        <w:rPr>
          <w:rFonts w:ascii="Roboto" w:hAnsi="Roboto" w:cs="Times New Roman"/>
          <w:lang w:val="en-US"/>
          <w:rPrChange w:id="540" w:author="Christoffer Vissing" w:date="2023-08-28T15:47:00Z">
            <w:rPr>
              <w:rFonts w:ascii="Roboto" w:hAnsi="Roboto" w:cs="Times New Roman"/>
            </w:rPr>
          </w:rPrChange>
        </w:rPr>
        <w:t>2022;10:792</w:t>
      </w:r>
      <w:proofErr w:type="gramEnd"/>
      <w:r w:rsidR="00E86990" w:rsidRPr="00E86990">
        <w:rPr>
          <w:rFonts w:ascii="Roboto" w:hAnsi="Roboto" w:cs="Times New Roman"/>
          <w:lang w:val="en-US"/>
          <w:rPrChange w:id="541" w:author="Christoffer Vissing" w:date="2023-08-28T15:47:00Z">
            <w:rPr>
              <w:rFonts w:ascii="Roboto" w:hAnsi="Roboto" w:cs="Times New Roman"/>
            </w:rPr>
          </w:rPrChange>
        </w:rPr>
        <w:t>–803.</w:t>
      </w:r>
    </w:p>
    <w:p w14:paraId="620F0D4C"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542" w:author="Christoffer Vissing" w:date="2023-08-28T15:47:00Z">
            <w:rPr>
              <w:rFonts w:ascii="Roboto" w:hAnsi="Roboto" w:cs="Times New Roman"/>
            </w:rPr>
          </w:rPrChange>
        </w:rPr>
        <w:t xml:space="preserve">2. Roberts AM, Ware JS, Herman DS, et al. Integrated allelic, transcriptional, and </w:t>
      </w:r>
      <w:proofErr w:type="spellStart"/>
      <w:r w:rsidRPr="00E86990">
        <w:rPr>
          <w:rFonts w:ascii="Roboto" w:hAnsi="Roboto" w:cs="Times New Roman"/>
          <w:lang w:val="en-US"/>
          <w:rPrChange w:id="543" w:author="Christoffer Vissing" w:date="2023-08-28T15:47:00Z">
            <w:rPr>
              <w:rFonts w:ascii="Roboto" w:hAnsi="Roboto" w:cs="Times New Roman"/>
            </w:rPr>
          </w:rPrChange>
        </w:rPr>
        <w:t>phenomic</w:t>
      </w:r>
      <w:proofErr w:type="spellEnd"/>
      <w:r w:rsidRPr="00E86990">
        <w:rPr>
          <w:rFonts w:ascii="Roboto" w:hAnsi="Roboto" w:cs="Times New Roman"/>
          <w:lang w:val="en-US"/>
          <w:rPrChange w:id="544" w:author="Christoffer Vissing" w:date="2023-08-28T15:47:00Z">
            <w:rPr>
              <w:rFonts w:ascii="Roboto" w:hAnsi="Roboto" w:cs="Times New Roman"/>
            </w:rPr>
          </w:rPrChange>
        </w:rPr>
        <w:t xml:space="preserve"> dissection of the cardiac effects of titin truncations in health and disease. </w:t>
      </w:r>
      <w:proofErr w:type="spellStart"/>
      <w:r w:rsidRPr="00E86990">
        <w:rPr>
          <w:rFonts w:ascii="Roboto" w:hAnsi="Roboto" w:cs="Times New Roman"/>
          <w:i/>
          <w:iCs/>
        </w:rPr>
        <w:t>Sci</w:t>
      </w:r>
      <w:proofErr w:type="spellEnd"/>
      <w:r w:rsidRPr="00E86990">
        <w:rPr>
          <w:rFonts w:ascii="Roboto" w:hAnsi="Roboto" w:cs="Times New Roman"/>
          <w:i/>
          <w:iCs/>
        </w:rPr>
        <w:t xml:space="preserve"> </w:t>
      </w:r>
      <w:proofErr w:type="spellStart"/>
      <w:r w:rsidRPr="00E86990">
        <w:rPr>
          <w:rFonts w:ascii="Roboto" w:hAnsi="Roboto" w:cs="Times New Roman"/>
          <w:i/>
          <w:iCs/>
        </w:rPr>
        <w:t>Transl</w:t>
      </w:r>
      <w:proofErr w:type="spellEnd"/>
      <w:r w:rsidRPr="00E86990">
        <w:rPr>
          <w:rFonts w:ascii="Roboto" w:hAnsi="Roboto" w:cs="Times New Roman"/>
          <w:i/>
          <w:iCs/>
        </w:rPr>
        <w:t xml:space="preserve"> Med</w:t>
      </w:r>
      <w:r w:rsidRPr="00E86990">
        <w:rPr>
          <w:rFonts w:ascii="Roboto" w:hAnsi="Roboto" w:cs="Times New Roman"/>
        </w:rPr>
        <w:t xml:space="preserve">. </w:t>
      </w:r>
      <w:proofErr w:type="gramStart"/>
      <w:r w:rsidRPr="00E86990">
        <w:rPr>
          <w:rFonts w:ascii="Roboto" w:hAnsi="Roboto" w:cs="Times New Roman"/>
        </w:rPr>
        <w:t>2015;7:270</w:t>
      </w:r>
      <w:proofErr w:type="gramEnd"/>
      <w:r w:rsidRPr="00E86990">
        <w:rPr>
          <w:rFonts w:ascii="Roboto" w:hAnsi="Roboto" w:cs="Times New Roman"/>
        </w:rPr>
        <w:t>ra6.</w:t>
      </w:r>
    </w:p>
    <w:p w14:paraId="767E0415" w14:textId="77777777" w:rsidR="00E86990" w:rsidRPr="00E86990" w:rsidRDefault="00E86990" w:rsidP="00E86990">
      <w:pPr>
        <w:widowControl w:val="0"/>
        <w:autoSpaceDE w:val="0"/>
        <w:autoSpaceDN w:val="0"/>
        <w:adjustRightInd w:val="0"/>
        <w:rPr>
          <w:rFonts w:ascii="Roboto" w:hAnsi="Roboto" w:cs="Times New Roman"/>
          <w:lang w:val="en-US"/>
          <w:rPrChange w:id="545" w:author="Christoffer Vissing" w:date="2023-08-28T15:47:00Z">
            <w:rPr>
              <w:rFonts w:ascii="Roboto" w:hAnsi="Roboto" w:cs="Times New Roman"/>
            </w:rPr>
          </w:rPrChange>
        </w:rPr>
      </w:pPr>
      <w:r w:rsidRPr="00E86990">
        <w:rPr>
          <w:rFonts w:ascii="Roboto" w:hAnsi="Roboto" w:cs="Times New Roman"/>
        </w:rPr>
        <w:t xml:space="preserve">3. Herman DS, Lam L, Taylor MRG, et al. </w:t>
      </w:r>
      <w:r w:rsidRPr="00E86990">
        <w:rPr>
          <w:rFonts w:ascii="Roboto" w:hAnsi="Roboto" w:cs="Times New Roman"/>
          <w:lang w:val="en-US"/>
          <w:rPrChange w:id="546" w:author="Christoffer Vissing" w:date="2023-08-28T15:47:00Z">
            <w:rPr>
              <w:rFonts w:ascii="Roboto" w:hAnsi="Roboto" w:cs="Times New Roman"/>
            </w:rPr>
          </w:rPrChange>
        </w:rPr>
        <w:t xml:space="preserve">Truncations of Titin Causing Dilated Cardiomyopathy. </w:t>
      </w:r>
      <w:r w:rsidRPr="00E86990">
        <w:rPr>
          <w:rFonts w:ascii="Roboto" w:hAnsi="Roboto" w:cs="Times New Roman"/>
          <w:i/>
          <w:iCs/>
          <w:lang w:val="en-US"/>
          <w:rPrChange w:id="547" w:author="Christoffer Vissing" w:date="2023-08-28T15:47:00Z">
            <w:rPr>
              <w:rFonts w:ascii="Roboto" w:hAnsi="Roboto" w:cs="Times New Roman"/>
              <w:i/>
              <w:iCs/>
            </w:rPr>
          </w:rPrChange>
        </w:rPr>
        <w:t xml:space="preserve">N </w:t>
      </w:r>
      <w:proofErr w:type="spellStart"/>
      <w:r w:rsidRPr="00E86990">
        <w:rPr>
          <w:rFonts w:ascii="Roboto" w:hAnsi="Roboto" w:cs="Times New Roman"/>
          <w:i/>
          <w:iCs/>
          <w:lang w:val="en-US"/>
          <w:rPrChange w:id="548" w:author="Christoffer Vissing" w:date="2023-08-28T15:47:00Z">
            <w:rPr>
              <w:rFonts w:ascii="Roboto" w:hAnsi="Roboto" w:cs="Times New Roman"/>
              <w:i/>
              <w:iCs/>
            </w:rPr>
          </w:rPrChange>
        </w:rPr>
        <w:t>Engl</w:t>
      </w:r>
      <w:proofErr w:type="spellEnd"/>
      <w:r w:rsidRPr="00E86990">
        <w:rPr>
          <w:rFonts w:ascii="Roboto" w:hAnsi="Roboto" w:cs="Times New Roman"/>
          <w:i/>
          <w:iCs/>
          <w:lang w:val="en-US"/>
          <w:rPrChange w:id="549" w:author="Christoffer Vissing" w:date="2023-08-28T15:47:00Z">
            <w:rPr>
              <w:rFonts w:ascii="Roboto" w:hAnsi="Roboto" w:cs="Times New Roman"/>
              <w:i/>
              <w:iCs/>
            </w:rPr>
          </w:rPrChange>
        </w:rPr>
        <w:t xml:space="preserve"> J Med</w:t>
      </w:r>
      <w:r w:rsidRPr="00E86990">
        <w:rPr>
          <w:rFonts w:ascii="Roboto" w:hAnsi="Roboto" w:cs="Times New Roman"/>
          <w:lang w:val="en-US"/>
          <w:rPrChange w:id="550"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551" w:author="Christoffer Vissing" w:date="2023-08-28T15:47:00Z">
            <w:rPr>
              <w:rFonts w:ascii="Roboto" w:hAnsi="Roboto" w:cs="Times New Roman"/>
            </w:rPr>
          </w:rPrChange>
        </w:rPr>
        <w:t>2012;366:619</w:t>
      </w:r>
      <w:proofErr w:type="gramEnd"/>
      <w:r w:rsidRPr="00E86990">
        <w:rPr>
          <w:rFonts w:ascii="Roboto" w:hAnsi="Roboto" w:cs="Times New Roman"/>
          <w:lang w:val="en-US"/>
          <w:rPrChange w:id="552" w:author="Christoffer Vissing" w:date="2023-08-28T15:47:00Z">
            <w:rPr>
              <w:rFonts w:ascii="Roboto" w:hAnsi="Roboto" w:cs="Times New Roman"/>
            </w:rPr>
          </w:rPrChange>
        </w:rPr>
        <w:t>–628.</w:t>
      </w:r>
    </w:p>
    <w:p w14:paraId="5B6F93E9" w14:textId="77777777" w:rsidR="00E86990" w:rsidRPr="00E86990" w:rsidRDefault="00E86990" w:rsidP="00E86990">
      <w:pPr>
        <w:widowControl w:val="0"/>
        <w:autoSpaceDE w:val="0"/>
        <w:autoSpaceDN w:val="0"/>
        <w:adjustRightInd w:val="0"/>
        <w:rPr>
          <w:rFonts w:ascii="Roboto" w:hAnsi="Roboto" w:cs="Times New Roman"/>
          <w:lang w:val="en-US"/>
          <w:rPrChange w:id="553" w:author="Christoffer Vissing" w:date="2023-08-28T15:47:00Z">
            <w:rPr>
              <w:rFonts w:ascii="Roboto" w:hAnsi="Roboto" w:cs="Times New Roman"/>
            </w:rPr>
          </w:rPrChange>
        </w:rPr>
      </w:pPr>
      <w:r w:rsidRPr="00E86990">
        <w:rPr>
          <w:rFonts w:ascii="Roboto" w:hAnsi="Roboto" w:cs="Times New Roman"/>
          <w:lang w:val="en-US"/>
          <w:rPrChange w:id="554" w:author="Christoffer Vissing" w:date="2023-08-28T15:47:00Z">
            <w:rPr>
              <w:rFonts w:ascii="Roboto" w:hAnsi="Roboto" w:cs="Times New Roman"/>
            </w:rPr>
          </w:rPrChange>
        </w:rPr>
        <w:t xml:space="preserve">4. Tayal U, Newsome S, Buchan R, et al. Phenotype and Clinical Outcomes of Titin Cardiomyopathy. </w:t>
      </w:r>
      <w:r w:rsidRPr="00E86990">
        <w:rPr>
          <w:rFonts w:ascii="Roboto" w:hAnsi="Roboto" w:cs="Times New Roman"/>
          <w:i/>
          <w:iCs/>
          <w:lang w:val="en-US"/>
          <w:rPrChange w:id="555" w:author="Christoffer Vissing" w:date="2023-08-28T15:47:00Z">
            <w:rPr>
              <w:rFonts w:ascii="Roboto" w:hAnsi="Roboto" w:cs="Times New Roman"/>
              <w:i/>
              <w:iCs/>
            </w:rPr>
          </w:rPrChange>
        </w:rPr>
        <w:t xml:space="preserve">J Am Coll </w:t>
      </w:r>
      <w:proofErr w:type="spellStart"/>
      <w:r w:rsidRPr="00E86990">
        <w:rPr>
          <w:rFonts w:ascii="Roboto" w:hAnsi="Roboto" w:cs="Times New Roman"/>
          <w:i/>
          <w:iCs/>
          <w:lang w:val="en-US"/>
          <w:rPrChange w:id="556" w:author="Christoffer Vissing" w:date="2023-08-28T15:47:00Z">
            <w:rPr>
              <w:rFonts w:ascii="Roboto" w:hAnsi="Roboto" w:cs="Times New Roman"/>
              <w:i/>
              <w:iCs/>
            </w:rPr>
          </w:rPrChange>
        </w:rPr>
        <w:t>Cardiol</w:t>
      </w:r>
      <w:proofErr w:type="spellEnd"/>
      <w:r w:rsidRPr="00E86990">
        <w:rPr>
          <w:rFonts w:ascii="Roboto" w:hAnsi="Roboto" w:cs="Times New Roman"/>
          <w:lang w:val="en-US"/>
          <w:rPrChange w:id="557"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558" w:author="Christoffer Vissing" w:date="2023-08-28T15:47:00Z">
            <w:rPr>
              <w:rFonts w:ascii="Roboto" w:hAnsi="Roboto" w:cs="Times New Roman"/>
            </w:rPr>
          </w:rPrChange>
        </w:rPr>
        <w:t>2017;70:2264</w:t>
      </w:r>
      <w:proofErr w:type="gramEnd"/>
      <w:r w:rsidRPr="00E86990">
        <w:rPr>
          <w:rFonts w:ascii="Roboto" w:hAnsi="Roboto" w:cs="Times New Roman"/>
          <w:lang w:val="en-US"/>
          <w:rPrChange w:id="559" w:author="Christoffer Vissing" w:date="2023-08-28T15:47:00Z">
            <w:rPr>
              <w:rFonts w:ascii="Roboto" w:hAnsi="Roboto" w:cs="Times New Roman"/>
            </w:rPr>
          </w:rPrChange>
        </w:rPr>
        <w:t>–2274.</w:t>
      </w:r>
    </w:p>
    <w:p w14:paraId="628A3C44" w14:textId="77777777" w:rsidR="00E86990" w:rsidRPr="00E86990" w:rsidRDefault="00E86990" w:rsidP="00E86990">
      <w:pPr>
        <w:widowControl w:val="0"/>
        <w:autoSpaceDE w:val="0"/>
        <w:autoSpaceDN w:val="0"/>
        <w:adjustRightInd w:val="0"/>
        <w:rPr>
          <w:rFonts w:ascii="Roboto" w:hAnsi="Roboto" w:cs="Times New Roman"/>
          <w:lang w:val="en-US"/>
          <w:rPrChange w:id="560" w:author="Christoffer Vissing" w:date="2023-08-28T15:47:00Z">
            <w:rPr>
              <w:rFonts w:ascii="Roboto" w:hAnsi="Roboto" w:cs="Times New Roman"/>
            </w:rPr>
          </w:rPrChange>
        </w:rPr>
      </w:pPr>
      <w:r w:rsidRPr="00E86990">
        <w:rPr>
          <w:rFonts w:ascii="Roboto" w:hAnsi="Roboto" w:cs="Times New Roman"/>
          <w:lang w:val="en-US"/>
          <w:rPrChange w:id="561" w:author="Christoffer Vissing" w:date="2023-08-28T15:47:00Z">
            <w:rPr>
              <w:rFonts w:ascii="Roboto" w:hAnsi="Roboto" w:cs="Times New Roman"/>
            </w:rPr>
          </w:rPrChange>
        </w:rPr>
        <w:t xml:space="preserve">5. Vissing CR, Rasmussen TB, </w:t>
      </w:r>
      <w:proofErr w:type="spellStart"/>
      <w:r w:rsidRPr="00E86990">
        <w:rPr>
          <w:rFonts w:ascii="Roboto" w:hAnsi="Roboto" w:cs="Times New Roman"/>
          <w:lang w:val="en-US"/>
          <w:rPrChange w:id="562" w:author="Christoffer Vissing" w:date="2023-08-28T15:47:00Z">
            <w:rPr>
              <w:rFonts w:ascii="Roboto" w:hAnsi="Roboto" w:cs="Times New Roman"/>
            </w:rPr>
          </w:rPrChange>
        </w:rPr>
        <w:t>Dybro</w:t>
      </w:r>
      <w:proofErr w:type="spellEnd"/>
      <w:r w:rsidRPr="00E86990">
        <w:rPr>
          <w:rFonts w:ascii="Roboto" w:hAnsi="Roboto" w:cs="Times New Roman"/>
          <w:lang w:val="en-US"/>
          <w:rPrChange w:id="563" w:author="Christoffer Vissing" w:date="2023-08-28T15:47:00Z">
            <w:rPr>
              <w:rFonts w:ascii="Roboto" w:hAnsi="Roboto" w:cs="Times New Roman"/>
            </w:rPr>
          </w:rPrChange>
        </w:rPr>
        <w:t xml:space="preserve"> AM, et al. Dilated cardiomyopathy caused by truncating titin variants: long-term outcomes, arrhythmias, response to treatment and sex differences. </w:t>
      </w:r>
      <w:r w:rsidRPr="00E86990">
        <w:rPr>
          <w:rFonts w:ascii="Roboto" w:hAnsi="Roboto" w:cs="Times New Roman"/>
          <w:i/>
          <w:iCs/>
          <w:lang w:val="en-US"/>
          <w:rPrChange w:id="564" w:author="Christoffer Vissing" w:date="2023-08-28T15:47:00Z">
            <w:rPr>
              <w:rFonts w:ascii="Roboto" w:hAnsi="Roboto" w:cs="Times New Roman"/>
              <w:i/>
              <w:iCs/>
            </w:rPr>
          </w:rPrChange>
        </w:rPr>
        <w:t>J Med Genet</w:t>
      </w:r>
      <w:r w:rsidRPr="00E86990">
        <w:rPr>
          <w:rFonts w:ascii="Roboto" w:hAnsi="Roboto" w:cs="Times New Roman"/>
          <w:lang w:val="en-US"/>
          <w:rPrChange w:id="565"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566" w:author="Christoffer Vissing" w:date="2023-08-28T15:47:00Z">
            <w:rPr>
              <w:rFonts w:ascii="Roboto" w:hAnsi="Roboto" w:cs="Times New Roman"/>
            </w:rPr>
          </w:rPrChange>
        </w:rPr>
        <w:t>2021;58:832</w:t>
      </w:r>
      <w:proofErr w:type="gramEnd"/>
      <w:r w:rsidRPr="00E86990">
        <w:rPr>
          <w:rFonts w:ascii="Roboto" w:hAnsi="Roboto" w:cs="Times New Roman"/>
          <w:lang w:val="en-US"/>
          <w:rPrChange w:id="567" w:author="Christoffer Vissing" w:date="2023-08-28T15:47:00Z">
            <w:rPr>
              <w:rFonts w:ascii="Roboto" w:hAnsi="Roboto" w:cs="Times New Roman"/>
            </w:rPr>
          </w:rPrChange>
        </w:rPr>
        <w:t>–841.</w:t>
      </w:r>
    </w:p>
    <w:p w14:paraId="6C36E8BF"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568" w:author="Christoffer Vissing" w:date="2023-08-28T15:47:00Z">
            <w:rPr>
              <w:rFonts w:ascii="Roboto" w:hAnsi="Roboto" w:cs="Times New Roman"/>
            </w:rPr>
          </w:rPrChange>
        </w:rPr>
        <w:t xml:space="preserve">6. Hackman JPV, </w:t>
      </w:r>
      <w:proofErr w:type="spellStart"/>
      <w:r w:rsidRPr="00E86990">
        <w:rPr>
          <w:rFonts w:ascii="Roboto" w:hAnsi="Roboto" w:cs="Times New Roman"/>
          <w:lang w:val="en-US"/>
          <w:rPrChange w:id="569" w:author="Christoffer Vissing" w:date="2023-08-28T15:47:00Z">
            <w:rPr>
              <w:rFonts w:ascii="Roboto" w:hAnsi="Roboto" w:cs="Times New Roman"/>
            </w:rPr>
          </w:rPrChange>
        </w:rPr>
        <w:t>Vihola</w:t>
      </w:r>
      <w:proofErr w:type="spellEnd"/>
      <w:r w:rsidRPr="00E86990">
        <w:rPr>
          <w:rFonts w:ascii="Roboto" w:hAnsi="Roboto" w:cs="Times New Roman"/>
          <w:lang w:val="en-US"/>
          <w:rPrChange w:id="570" w:author="Christoffer Vissing" w:date="2023-08-28T15:47:00Z">
            <w:rPr>
              <w:rFonts w:ascii="Roboto" w:hAnsi="Roboto" w:cs="Times New Roman"/>
            </w:rPr>
          </w:rPrChange>
        </w:rPr>
        <w:t xml:space="preserve"> AK, </w:t>
      </w:r>
      <w:proofErr w:type="spellStart"/>
      <w:r w:rsidRPr="00E86990">
        <w:rPr>
          <w:rFonts w:ascii="Roboto" w:hAnsi="Roboto" w:cs="Times New Roman"/>
          <w:lang w:val="en-US"/>
          <w:rPrChange w:id="571" w:author="Christoffer Vissing" w:date="2023-08-28T15:47:00Z">
            <w:rPr>
              <w:rFonts w:ascii="Roboto" w:hAnsi="Roboto" w:cs="Times New Roman"/>
            </w:rPr>
          </w:rPrChange>
        </w:rPr>
        <w:t>Udd</w:t>
      </w:r>
      <w:proofErr w:type="spellEnd"/>
      <w:r w:rsidRPr="00E86990">
        <w:rPr>
          <w:rFonts w:ascii="Roboto" w:hAnsi="Roboto" w:cs="Times New Roman"/>
          <w:lang w:val="en-US"/>
          <w:rPrChange w:id="572" w:author="Christoffer Vissing" w:date="2023-08-28T15:47:00Z">
            <w:rPr>
              <w:rFonts w:ascii="Roboto" w:hAnsi="Roboto" w:cs="Times New Roman"/>
            </w:rPr>
          </w:rPrChange>
        </w:rPr>
        <w:t xml:space="preserve"> AB. The role of titin in muscular disorders. </w:t>
      </w:r>
      <w:r w:rsidRPr="00E86990">
        <w:rPr>
          <w:rFonts w:ascii="Roboto" w:hAnsi="Roboto" w:cs="Times New Roman"/>
          <w:i/>
          <w:iCs/>
        </w:rPr>
        <w:t>Ann Med</w:t>
      </w:r>
      <w:r w:rsidRPr="00E86990">
        <w:rPr>
          <w:rFonts w:ascii="Roboto" w:hAnsi="Roboto" w:cs="Times New Roman"/>
        </w:rPr>
        <w:t xml:space="preserve">. </w:t>
      </w:r>
      <w:proofErr w:type="gramStart"/>
      <w:r w:rsidRPr="00E86990">
        <w:rPr>
          <w:rFonts w:ascii="Roboto" w:hAnsi="Roboto" w:cs="Times New Roman"/>
        </w:rPr>
        <w:t>2003;35:434</w:t>
      </w:r>
      <w:proofErr w:type="gramEnd"/>
      <w:r w:rsidRPr="00E86990">
        <w:rPr>
          <w:rFonts w:ascii="Roboto" w:hAnsi="Roboto" w:cs="Times New Roman"/>
        </w:rPr>
        <w:t>–441.</w:t>
      </w:r>
    </w:p>
    <w:p w14:paraId="118BE4BF"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7. Hackman P, </w:t>
      </w:r>
      <w:proofErr w:type="spellStart"/>
      <w:r w:rsidRPr="00E86990">
        <w:rPr>
          <w:rFonts w:ascii="Roboto" w:hAnsi="Roboto" w:cs="Times New Roman"/>
        </w:rPr>
        <w:t>Vihola</w:t>
      </w:r>
      <w:proofErr w:type="spellEnd"/>
      <w:r w:rsidRPr="00E86990">
        <w:rPr>
          <w:rFonts w:ascii="Roboto" w:hAnsi="Roboto" w:cs="Times New Roman"/>
        </w:rPr>
        <w:t xml:space="preserve"> A, </w:t>
      </w:r>
      <w:proofErr w:type="spellStart"/>
      <w:r w:rsidRPr="00E86990">
        <w:rPr>
          <w:rFonts w:ascii="Roboto" w:hAnsi="Roboto" w:cs="Times New Roman"/>
        </w:rPr>
        <w:t>Haravuori</w:t>
      </w:r>
      <w:proofErr w:type="spellEnd"/>
      <w:r w:rsidRPr="00E86990">
        <w:rPr>
          <w:rFonts w:ascii="Roboto" w:hAnsi="Roboto" w:cs="Times New Roman"/>
        </w:rPr>
        <w:t xml:space="preserve"> H, et al. </w:t>
      </w:r>
      <w:r w:rsidRPr="00E86990">
        <w:rPr>
          <w:rFonts w:ascii="Roboto" w:hAnsi="Roboto" w:cs="Times New Roman"/>
          <w:lang w:val="en-US"/>
          <w:rPrChange w:id="573" w:author="Christoffer Vissing" w:date="2023-08-28T15:47:00Z">
            <w:rPr>
              <w:rFonts w:ascii="Roboto" w:hAnsi="Roboto" w:cs="Times New Roman"/>
            </w:rPr>
          </w:rPrChange>
        </w:rPr>
        <w:t xml:space="preserve">Tibial Muscular Dystrophy Is a </w:t>
      </w:r>
      <w:proofErr w:type="spellStart"/>
      <w:r w:rsidRPr="00E86990">
        <w:rPr>
          <w:rFonts w:ascii="Roboto" w:hAnsi="Roboto" w:cs="Times New Roman"/>
          <w:lang w:val="en-US"/>
          <w:rPrChange w:id="574" w:author="Christoffer Vissing" w:date="2023-08-28T15:47:00Z">
            <w:rPr>
              <w:rFonts w:ascii="Roboto" w:hAnsi="Roboto" w:cs="Times New Roman"/>
            </w:rPr>
          </w:rPrChange>
        </w:rPr>
        <w:t>Titinopathy</w:t>
      </w:r>
      <w:proofErr w:type="spellEnd"/>
      <w:r w:rsidRPr="00E86990">
        <w:rPr>
          <w:rFonts w:ascii="Roboto" w:hAnsi="Roboto" w:cs="Times New Roman"/>
          <w:lang w:val="en-US"/>
          <w:rPrChange w:id="575" w:author="Christoffer Vissing" w:date="2023-08-28T15:47:00Z">
            <w:rPr>
              <w:rFonts w:ascii="Roboto" w:hAnsi="Roboto" w:cs="Times New Roman"/>
            </w:rPr>
          </w:rPrChange>
        </w:rPr>
        <w:t xml:space="preserve"> Caused by Mutations in TTN, the Gene Encoding the Giant Skeletal-Muscle Protein Titin. </w:t>
      </w:r>
      <w:r w:rsidRPr="00E86990">
        <w:rPr>
          <w:rFonts w:ascii="Roboto" w:hAnsi="Roboto" w:cs="Times New Roman"/>
          <w:i/>
          <w:iCs/>
        </w:rPr>
        <w:t>Am J Hum Genet</w:t>
      </w:r>
      <w:r w:rsidRPr="00E86990">
        <w:rPr>
          <w:rFonts w:ascii="Roboto" w:hAnsi="Roboto" w:cs="Times New Roman"/>
        </w:rPr>
        <w:t xml:space="preserve">. </w:t>
      </w:r>
      <w:proofErr w:type="gramStart"/>
      <w:r w:rsidRPr="00E86990">
        <w:rPr>
          <w:rFonts w:ascii="Roboto" w:hAnsi="Roboto" w:cs="Times New Roman"/>
        </w:rPr>
        <w:t>2002;71:492</w:t>
      </w:r>
      <w:proofErr w:type="gramEnd"/>
      <w:r w:rsidRPr="00E86990">
        <w:rPr>
          <w:rFonts w:ascii="Roboto" w:hAnsi="Roboto" w:cs="Times New Roman"/>
        </w:rPr>
        <w:t>–500.</w:t>
      </w:r>
    </w:p>
    <w:p w14:paraId="3ED32284"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8. </w:t>
      </w:r>
      <w:proofErr w:type="spellStart"/>
      <w:r w:rsidRPr="00E86990">
        <w:rPr>
          <w:rFonts w:ascii="Roboto" w:hAnsi="Roboto" w:cs="Times New Roman"/>
        </w:rPr>
        <w:t>Chauveau</w:t>
      </w:r>
      <w:proofErr w:type="spellEnd"/>
      <w:r w:rsidRPr="00E86990">
        <w:rPr>
          <w:rFonts w:ascii="Roboto" w:hAnsi="Roboto" w:cs="Times New Roman"/>
        </w:rPr>
        <w:t xml:space="preserve"> C, </w:t>
      </w:r>
      <w:proofErr w:type="spellStart"/>
      <w:r w:rsidRPr="00E86990">
        <w:rPr>
          <w:rFonts w:ascii="Roboto" w:hAnsi="Roboto" w:cs="Times New Roman"/>
        </w:rPr>
        <w:t>Bonnemann</w:t>
      </w:r>
      <w:proofErr w:type="spellEnd"/>
      <w:r w:rsidRPr="00E86990">
        <w:rPr>
          <w:rFonts w:ascii="Roboto" w:hAnsi="Roboto" w:cs="Times New Roman"/>
        </w:rPr>
        <w:t xml:space="preserve"> CG, Julien C, et al. </w:t>
      </w:r>
      <w:r w:rsidRPr="00E86990">
        <w:rPr>
          <w:rFonts w:ascii="Roboto" w:hAnsi="Roboto" w:cs="Times New Roman"/>
          <w:lang w:val="en-US"/>
          <w:rPrChange w:id="576" w:author="Christoffer Vissing" w:date="2023-08-28T15:47:00Z">
            <w:rPr>
              <w:rFonts w:ascii="Roboto" w:hAnsi="Roboto" w:cs="Times New Roman"/>
            </w:rPr>
          </w:rPrChange>
        </w:rPr>
        <w:t xml:space="preserve">Recessive TTN truncating mutations define novel forms of core myopathy with heart disease. </w:t>
      </w:r>
      <w:r w:rsidRPr="00E86990">
        <w:rPr>
          <w:rFonts w:ascii="Roboto" w:hAnsi="Roboto" w:cs="Times New Roman"/>
          <w:i/>
          <w:iCs/>
        </w:rPr>
        <w:t>Hum Mol Genet</w:t>
      </w:r>
      <w:r w:rsidRPr="00E86990">
        <w:rPr>
          <w:rFonts w:ascii="Roboto" w:hAnsi="Roboto" w:cs="Times New Roman"/>
        </w:rPr>
        <w:t xml:space="preserve">. </w:t>
      </w:r>
      <w:proofErr w:type="gramStart"/>
      <w:r w:rsidRPr="00E86990">
        <w:rPr>
          <w:rFonts w:ascii="Roboto" w:hAnsi="Roboto" w:cs="Times New Roman"/>
        </w:rPr>
        <w:t>2014;23:980</w:t>
      </w:r>
      <w:proofErr w:type="gramEnd"/>
      <w:r w:rsidRPr="00E86990">
        <w:rPr>
          <w:rFonts w:ascii="Roboto" w:hAnsi="Roboto" w:cs="Times New Roman"/>
        </w:rPr>
        <w:t>–991.</w:t>
      </w:r>
    </w:p>
    <w:p w14:paraId="44E00575" w14:textId="77777777" w:rsidR="00E86990" w:rsidRPr="00E86990" w:rsidRDefault="00E86990" w:rsidP="00E86990">
      <w:pPr>
        <w:widowControl w:val="0"/>
        <w:autoSpaceDE w:val="0"/>
        <w:autoSpaceDN w:val="0"/>
        <w:adjustRightInd w:val="0"/>
        <w:rPr>
          <w:rFonts w:ascii="Roboto" w:hAnsi="Roboto" w:cs="Times New Roman"/>
          <w:lang w:val="en-US"/>
          <w:rPrChange w:id="577" w:author="Christoffer Vissing" w:date="2023-08-28T15:47:00Z">
            <w:rPr>
              <w:rFonts w:ascii="Roboto" w:hAnsi="Roboto" w:cs="Times New Roman"/>
            </w:rPr>
          </w:rPrChange>
        </w:rPr>
      </w:pPr>
      <w:r w:rsidRPr="00E86990">
        <w:rPr>
          <w:rFonts w:ascii="Roboto" w:hAnsi="Roboto" w:cs="Times New Roman"/>
        </w:rPr>
        <w:t xml:space="preserve">9. </w:t>
      </w:r>
      <w:proofErr w:type="spellStart"/>
      <w:r w:rsidRPr="00E86990">
        <w:rPr>
          <w:rFonts w:ascii="Roboto" w:hAnsi="Roboto" w:cs="Times New Roman"/>
        </w:rPr>
        <w:t>Udd</w:t>
      </w:r>
      <w:proofErr w:type="spellEnd"/>
      <w:r w:rsidRPr="00E86990">
        <w:rPr>
          <w:rFonts w:ascii="Roboto" w:hAnsi="Roboto" w:cs="Times New Roman"/>
        </w:rPr>
        <w:t xml:space="preserve"> B, Partanen J, Halonen P, et al. </w:t>
      </w:r>
      <w:r w:rsidRPr="00E86990">
        <w:rPr>
          <w:rFonts w:ascii="Roboto" w:hAnsi="Roboto" w:cs="Times New Roman"/>
          <w:lang w:val="en-US"/>
          <w:rPrChange w:id="578" w:author="Christoffer Vissing" w:date="2023-08-28T15:47:00Z">
            <w:rPr>
              <w:rFonts w:ascii="Roboto" w:hAnsi="Roboto" w:cs="Times New Roman"/>
            </w:rPr>
          </w:rPrChange>
        </w:rPr>
        <w:t xml:space="preserve">Tibial Muscular Dystrophy: Late Adult-Onset Distal Myopathy in 66 Finnish Patients. </w:t>
      </w:r>
      <w:r w:rsidRPr="00E86990">
        <w:rPr>
          <w:rFonts w:ascii="Roboto" w:hAnsi="Roboto" w:cs="Times New Roman"/>
          <w:i/>
          <w:iCs/>
          <w:lang w:val="en-US"/>
          <w:rPrChange w:id="579" w:author="Christoffer Vissing" w:date="2023-08-28T15:47:00Z">
            <w:rPr>
              <w:rFonts w:ascii="Roboto" w:hAnsi="Roboto" w:cs="Times New Roman"/>
              <w:i/>
              <w:iCs/>
            </w:rPr>
          </w:rPrChange>
        </w:rPr>
        <w:t>Arch Neurol</w:t>
      </w:r>
      <w:r w:rsidRPr="00E86990">
        <w:rPr>
          <w:rFonts w:ascii="Roboto" w:hAnsi="Roboto" w:cs="Times New Roman"/>
          <w:lang w:val="en-US"/>
          <w:rPrChange w:id="580"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581" w:author="Christoffer Vissing" w:date="2023-08-28T15:47:00Z">
            <w:rPr>
              <w:rFonts w:ascii="Roboto" w:hAnsi="Roboto" w:cs="Times New Roman"/>
            </w:rPr>
          </w:rPrChange>
        </w:rPr>
        <w:t>1993;50:604</w:t>
      </w:r>
      <w:proofErr w:type="gramEnd"/>
      <w:r w:rsidRPr="00E86990">
        <w:rPr>
          <w:rFonts w:ascii="Roboto" w:hAnsi="Roboto" w:cs="Times New Roman"/>
          <w:lang w:val="en-US"/>
          <w:rPrChange w:id="582" w:author="Christoffer Vissing" w:date="2023-08-28T15:47:00Z">
            <w:rPr>
              <w:rFonts w:ascii="Roboto" w:hAnsi="Roboto" w:cs="Times New Roman"/>
            </w:rPr>
          </w:rPrChange>
        </w:rPr>
        <w:t>–608.</w:t>
      </w:r>
    </w:p>
    <w:p w14:paraId="613E3BBC" w14:textId="77777777" w:rsidR="00E86990" w:rsidRPr="00E86990" w:rsidRDefault="00E86990" w:rsidP="00E86990">
      <w:pPr>
        <w:widowControl w:val="0"/>
        <w:autoSpaceDE w:val="0"/>
        <w:autoSpaceDN w:val="0"/>
        <w:adjustRightInd w:val="0"/>
        <w:rPr>
          <w:rFonts w:ascii="Roboto" w:hAnsi="Roboto" w:cs="Times New Roman"/>
          <w:lang w:val="en-US"/>
          <w:rPrChange w:id="583" w:author="Christoffer Vissing" w:date="2023-08-28T15:47:00Z">
            <w:rPr>
              <w:rFonts w:ascii="Roboto" w:hAnsi="Roboto" w:cs="Times New Roman"/>
            </w:rPr>
          </w:rPrChange>
        </w:rPr>
      </w:pPr>
      <w:r w:rsidRPr="00E86990">
        <w:rPr>
          <w:rFonts w:ascii="Roboto" w:hAnsi="Roboto" w:cs="Times New Roman"/>
          <w:lang w:val="en-US"/>
          <w:rPrChange w:id="584" w:author="Christoffer Vissing" w:date="2023-08-28T15:47:00Z">
            <w:rPr>
              <w:rFonts w:ascii="Roboto" w:hAnsi="Roboto" w:cs="Times New Roman"/>
            </w:rPr>
          </w:rPrChange>
        </w:rPr>
        <w:t xml:space="preserve">10. </w:t>
      </w:r>
      <w:proofErr w:type="spellStart"/>
      <w:r w:rsidRPr="00E86990">
        <w:rPr>
          <w:rFonts w:ascii="Roboto" w:hAnsi="Roboto" w:cs="Times New Roman"/>
          <w:lang w:val="en-US"/>
          <w:rPrChange w:id="585" w:author="Christoffer Vissing" w:date="2023-08-28T15:47:00Z">
            <w:rPr>
              <w:rFonts w:ascii="Roboto" w:hAnsi="Roboto" w:cs="Times New Roman"/>
            </w:rPr>
          </w:rPrChange>
        </w:rPr>
        <w:t>Palmio</w:t>
      </w:r>
      <w:proofErr w:type="spellEnd"/>
      <w:r w:rsidRPr="00E86990">
        <w:rPr>
          <w:rFonts w:ascii="Roboto" w:hAnsi="Roboto" w:cs="Times New Roman"/>
          <w:lang w:val="en-US"/>
          <w:rPrChange w:id="586" w:author="Christoffer Vissing" w:date="2023-08-28T15:47:00Z">
            <w:rPr>
              <w:rFonts w:ascii="Roboto" w:hAnsi="Roboto" w:cs="Times New Roman"/>
            </w:rPr>
          </w:rPrChange>
        </w:rPr>
        <w:t xml:space="preserve"> J, </w:t>
      </w:r>
      <w:proofErr w:type="spellStart"/>
      <w:r w:rsidRPr="00E86990">
        <w:rPr>
          <w:rFonts w:ascii="Roboto" w:hAnsi="Roboto" w:cs="Times New Roman"/>
          <w:lang w:val="en-US"/>
          <w:rPrChange w:id="587" w:author="Christoffer Vissing" w:date="2023-08-28T15:47:00Z">
            <w:rPr>
              <w:rFonts w:ascii="Roboto" w:hAnsi="Roboto" w:cs="Times New Roman"/>
            </w:rPr>
          </w:rPrChange>
        </w:rPr>
        <w:t>Evilä</w:t>
      </w:r>
      <w:proofErr w:type="spellEnd"/>
      <w:r w:rsidRPr="00E86990">
        <w:rPr>
          <w:rFonts w:ascii="Roboto" w:hAnsi="Roboto" w:cs="Times New Roman"/>
          <w:lang w:val="en-US"/>
          <w:rPrChange w:id="588" w:author="Christoffer Vissing" w:date="2023-08-28T15:47:00Z">
            <w:rPr>
              <w:rFonts w:ascii="Roboto" w:hAnsi="Roboto" w:cs="Times New Roman"/>
            </w:rPr>
          </w:rPrChange>
        </w:rPr>
        <w:t xml:space="preserve"> A, Chapon F, et al. Hereditary myopathy with early respiratory failure: occurrence in various populations. </w:t>
      </w:r>
      <w:r w:rsidRPr="00E86990">
        <w:rPr>
          <w:rFonts w:ascii="Roboto" w:hAnsi="Roboto" w:cs="Times New Roman"/>
          <w:i/>
          <w:iCs/>
          <w:lang w:val="en-US"/>
          <w:rPrChange w:id="589" w:author="Christoffer Vissing" w:date="2023-08-28T15:47:00Z">
            <w:rPr>
              <w:rFonts w:ascii="Roboto" w:hAnsi="Roboto" w:cs="Times New Roman"/>
              <w:i/>
              <w:iCs/>
            </w:rPr>
          </w:rPrChange>
        </w:rPr>
        <w:t xml:space="preserve">J Neurol </w:t>
      </w:r>
      <w:proofErr w:type="spellStart"/>
      <w:r w:rsidRPr="00E86990">
        <w:rPr>
          <w:rFonts w:ascii="Roboto" w:hAnsi="Roboto" w:cs="Times New Roman"/>
          <w:i/>
          <w:iCs/>
          <w:lang w:val="en-US"/>
          <w:rPrChange w:id="590" w:author="Christoffer Vissing" w:date="2023-08-28T15:47:00Z">
            <w:rPr>
              <w:rFonts w:ascii="Roboto" w:hAnsi="Roboto" w:cs="Times New Roman"/>
              <w:i/>
              <w:iCs/>
            </w:rPr>
          </w:rPrChange>
        </w:rPr>
        <w:t>Neurosurg</w:t>
      </w:r>
      <w:proofErr w:type="spellEnd"/>
      <w:r w:rsidRPr="00E86990">
        <w:rPr>
          <w:rFonts w:ascii="Roboto" w:hAnsi="Roboto" w:cs="Times New Roman"/>
          <w:i/>
          <w:iCs/>
          <w:lang w:val="en-US"/>
          <w:rPrChange w:id="591" w:author="Christoffer Vissing" w:date="2023-08-28T15:47:00Z">
            <w:rPr>
              <w:rFonts w:ascii="Roboto" w:hAnsi="Roboto" w:cs="Times New Roman"/>
              <w:i/>
              <w:iCs/>
            </w:rPr>
          </w:rPrChange>
        </w:rPr>
        <w:t xml:space="preserve"> Psychiatry</w:t>
      </w:r>
      <w:r w:rsidRPr="00E86990">
        <w:rPr>
          <w:rFonts w:ascii="Roboto" w:hAnsi="Roboto" w:cs="Times New Roman"/>
          <w:lang w:val="en-US"/>
          <w:rPrChange w:id="592"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593" w:author="Christoffer Vissing" w:date="2023-08-28T15:47:00Z">
            <w:rPr>
              <w:rFonts w:ascii="Roboto" w:hAnsi="Roboto" w:cs="Times New Roman"/>
            </w:rPr>
          </w:rPrChange>
        </w:rPr>
        <w:t>2014;85:345</w:t>
      </w:r>
      <w:proofErr w:type="gramEnd"/>
      <w:r w:rsidRPr="00E86990">
        <w:rPr>
          <w:rFonts w:ascii="Roboto" w:hAnsi="Roboto" w:cs="Times New Roman"/>
          <w:lang w:val="en-US"/>
          <w:rPrChange w:id="594" w:author="Christoffer Vissing" w:date="2023-08-28T15:47:00Z">
            <w:rPr>
              <w:rFonts w:ascii="Roboto" w:hAnsi="Roboto" w:cs="Times New Roman"/>
            </w:rPr>
          </w:rPrChange>
        </w:rPr>
        <w:t>–353.</w:t>
      </w:r>
    </w:p>
    <w:p w14:paraId="2B867A28"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595" w:author="Christoffer Vissing" w:date="2023-08-28T15:47:00Z">
            <w:rPr>
              <w:rFonts w:ascii="Roboto" w:hAnsi="Roboto" w:cs="Times New Roman"/>
            </w:rPr>
          </w:rPrChange>
        </w:rPr>
        <w:t xml:space="preserve">11. Oates EC, Jones KJ, </w:t>
      </w:r>
      <w:proofErr w:type="spellStart"/>
      <w:r w:rsidRPr="00E86990">
        <w:rPr>
          <w:rFonts w:ascii="Roboto" w:hAnsi="Roboto" w:cs="Times New Roman"/>
          <w:lang w:val="en-US"/>
          <w:rPrChange w:id="596" w:author="Christoffer Vissing" w:date="2023-08-28T15:47:00Z">
            <w:rPr>
              <w:rFonts w:ascii="Roboto" w:hAnsi="Roboto" w:cs="Times New Roman"/>
            </w:rPr>
          </w:rPrChange>
        </w:rPr>
        <w:t>Donkervoort</w:t>
      </w:r>
      <w:proofErr w:type="spellEnd"/>
      <w:r w:rsidRPr="00E86990">
        <w:rPr>
          <w:rFonts w:ascii="Roboto" w:hAnsi="Roboto" w:cs="Times New Roman"/>
          <w:lang w:val="en-US"/>
          <w:rPrChange w:id="597" w:author="Christoffer Vissing" w:date="2023-08-28T15:47:00Z">
            <w:rPr>
              <w:rFonts w:ascii="Roboto" w:hAnsi="Roboto" w:cs="Times New Roman"/>
            </w:rPr>
          </w:rPrChange>
        </w:rPr>
        <w:t xml:space="preserve"> S, et al. Congenital </w:t>
      </w:r>
      <w:proofErr w:type="spellStart"/>
      <w:r w:rsidRPr="00E86990">
        <w:rPr>
          <w:rFonts w:ascii="Roboto" w:hAnsi="Roboto" w:cs="Times New Roman"/>
          <w:lang w:val="en-US"/>
          <w:rPrChange w:id="598" w:author="Christoffer Vissing" w:date="2023-08-28T15:47:00Z">
            <w:rPr>
              <w:rFonts w:ascii="Roboto" w:hAnsi="Roboto" w:cs="Times New Roman"/>
            </w:rPr>
          </w:rPrChange>
        </w:rPr>
        <w:t>Titinopathy</w:t>
      </w:r>
      <w:proofErr w:type="spellEnd"/>
      <w:r w:rsidRPr="00E86990">
        <w:rPr>
          <w:rFonts w:ascii="Roboto" w:hAnsi="Roboto" w:cs="Times New Roman"/>
          <w:lang w:val="en-US"/>
          <w:rPrChange w:id="599" w:author="Christoffer Vissing" w:date="2023-08-28T15:47:00Z">
            <w:rPr>
              <w:rFonts w:ascii="Roboto" w:hAnsi="Roboto" w:cs="Times New Roman"/>
            </w:rPr>
          </w:rPrChange>
        </w:rPr>
        <w:t xml:space="preserve">: Comprehensive characterization and pathogenic insights. </w:t>
      </w:r>
      <w:r w:rsidRPr="00E86990">
        <w:rPr>
          <w:rFonts w:ascii="Roboto" w:hAnsi="Roboto" w:cs="Times New Roman"/>
          <w:i/>
          <w:iCs/>
        </w:rPr>
        <w:t xml:space="preserve">Ann </w:t>
      </w:r>
      <w:proofErr w:type="spellStart"/>
      <w:r w:rsidRPr="00E86990">
        <w:rPr>
          <w:rFonts w:ascii="Roboto" w:hAnsi="Roboto" w:cs="Times New Roman"/>
          <w:i/>
          <w:iCs/>
        </w:rPr>
        <w:t>Neurol</w:t>
      </w:r>
      <w:proofErr w:type="spellEnd"/>
      <w:r w:rsidRPr="00E86990">
        <w:rPr>
          <w:rFonts w:ascii="Roboto" w:hAnsi="Roboto" w:cs="Times New Roman"/>
        </w:rPr>
        <w:t xml:space="preserve">. </w:t>
      </w:r>
      <w:proofErr w:type="gramStart"/>
      <w:r w:rsidRPr="00E86990">
        <w:rPr>
          <w:rFonts w:ascii="Roboto" w:hAnsi="Roboto" w:cs="Times New Roman"/>
        </w:rPr>
        <w:t>2018;83:1105</w:t>
      </w:r>
      <w:proofErr w:type="gramEnd"/>
      <w:r w:rsidRPr="00E86990">
        <w:rPr>
          <w:rFonts w:ascii="Roboto" w:hAnsi="Roboto" w:cs="Times New Roman"/>
        </w:rPr>
        <w:t>–1124.</w:t>
      </w:r>
    </w:p>
    <w:p w14:paraId="610928B8" w14:textId="77777777" w:rsidR="00E86990" w:rsidRPr="00E86990" w:rsidRDefault="00E86990" w:rsidP="00E86990">
      <w:pPr>
        <w:widowControl w:val="0"/>
        <w:autoSpaceDE w:val="0"/>
        <w:autoSpaceDN w:val="0"/>
        <w:adjustRightInd w:val="0"/>
        <w:rPr>
          <w:rFonts w:ascii="Roboto" w:hAnsi="Roboto" w:cs="Times New Roman"/>
          <w:lang w:val="en-US"/>
          <w:rPrChange w:id="600" w:author="Christoffer Vissing" w:date="2023-08-28T15:47:00Z">
            <w:rPr>
              <w:rFonts w:ascii="Roboto" w:hAnsi="Roboto" w:cs="Times New Roman"/>
            </w:rPr>
          </w:rPrChange>
        </w:rPr>
      </w:pPr>
      <w:r w:rsidRPr="00E86990">
        <w:rPr>
          <w:rFonts w:ascii="Roboto" w:hAnsi="Roboto" w:cs="Times New Roman"/>
        </w:rPr>
        <w:t xml:space="preserve">12. Petri H, </w:t>
      </w:r>
      <w:proofErr w:type="spellStart"/>
      <w:r w:rsidRPr="00E86990">
        <w:rPr>
          <w:rFonts w:ascii="Roboto" w:hAnsi="Roboto" w:cs="Times New Roman"/>
        </w:rPr>
        <w:t>Ahtarovski</w:t>
      </w:r>
      <w:proofErr w:type="spellEnd"/>
      <w:r w:rsidRPr="00E86990">
        <w:rPr>
          <w:rFonts w:ascii="Roboto" w:hAnsi="Roboto" w:cs="Times New Roman"/>
        </w:rPr>
        <w:t xml:space="preserve"> KA, Vejlstrup N, et al. </w:t>
      </w:r>
      <w:r w:rsidRPr="00E86990">
        <w:rPr>
          <w:rFonts w:ascii="Roboto" w:hAnsi="Roboto" w:cs="Times New Roman"/>
          <w:lang w:val="en-US"/>
          <w:rPrChange w:id="601" w:author="Christoffer Vissing" w:date="2023-08-28T15:47:00Z">
            <w:rPr>
              <w:rFonts w:ascii="Roboto" w:hAnsi="Roboto" w:cs="Times New Roman"/>
            </w:rPr>
          </w:rPrChange>
        </w:rPr>
        <w:t xml:space="preserve">Myocardial fibrosis in patients with myotonic dystrophy type 1: a cardiovascular magnetic resonance study. </w:t>
      </w:r>
      <w:r w:rsidRPr="00E86990">
        <w:rPr>
          <w:rFonts w:ascii="Roboto" w:hAnsi="Roboto" w:cs="Times New Roman"/>
          <w:i/>
          <w:iCs/>
          <w:lang w:val="en-US"/>
          <w:rPrChange w:id="602" w:author="Christoffer Vissing" w:date="2023-08-28T15:47:00Z">
            <w:rPr>
              <w:rFonts w:ascii="Roboto" w:hAnsi="Roboto" w:cs="Times New Roman"/>
              <w:i/>
              <w:iCs/>
            </w:rPr>
          </w:rPrChange>
        </w:rPr>
        <w:t xml:space="preserve">J Cardiovasc </w:t>
      </w:r>
      <w:proofErr w:type="spellStart"/>
      <w:r w:rsidRPr="00E86990">
        <w:rPr>
          <w:rFonts w:ascii="Roboto" w:hAnsi="Roboto" w:cs="Times New Roman"/>
          <w:i/>
          <w:iCs/>
          <w:lang w:val="en-US"/>
          <w:rPrChange w:id="603" w:author="Christoffer Vissing" w:date="2023-08-28T15:47:00Z">
            <w:rPr>
              <w:rFonts w:ascii="Roboto" w:hAnsi="Roboto" w:cs="Times New Roman"/>
              <w:i/>
              <w:iCs/>
            </w:rPr>
          </w:rPrChange>
        </w:rPr>
        <w:t>Magn</w:t>
      </w:r>
      <w:proofErr w:type="spellEnd"/>
      <w:r w:rsidRPr="00E86990">
        <w:rPr>
          <w:rFonts w:ascii="Roboto" w:hAnsi="Roboto" w:cs="Times New Roman"/>
          <w:i/>
          <w:iCs/>
          <w:lang w:val="en-US"/>
          <w:rPrChange w:id="604" w:author="Christoffer Vissing" w:date="2023-08-28T15:47:00Z">
            <w:rPr>
              <w:rFonts w:ascii="Roboto" w:hAnsi="Roboto" w:cs="Times New Roman"/>
              <w:i/>
              <w:iCs/>
            </w:rPr>
          </w:rPrChange>
        </w:rPr>
        <w:t xml:space="preserve"> </w:t>
      </w:r>
      <w:proofErr w:type="spellStart"/>
      <w:r w:rsidRPr="00E86990">
        <w:rPr>
          <w:rFonts w:ascii="Roboto" w:hAnsi="Roboto" w:cs="Times New Roman"/>
          <w:i/>
          <w:iCs/>
          <w:lang w:val="en-US"/>
          <w:rPrChange w:id="605" w:author="Christoffer Vissing" w:date="2023-08-28T15:47:00Z">
            <w:rPr>
              <w:rFonts w:ascii="Roboto" w:hAnsi="Roboto" w:cs="Times New Roman"/>
              <w:i/>
              <w:iCs/>
            </w:rPr>
          </w:rPrChange>
        </w:rPr>
        <w:t>Reson</w:t>
      </w:r>
      <w:proofErr w:type="spellEnd"/>
      <w:r w:rsidRPr="00E86990">
        <w:rPr>
          <w:rFonts w:ascii="Roboto" w:hAnsi="Roboto" w:cs="Times New Roman"/>
          <w:lang w:val="en-US"/>
          <w:rPrChange w:id="60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07" w:author="Christoffer Vissing" w:date="2023-08-28T15:47:00Z">
            <w:rPr>
              <w:rFonts w:ascii="Roboto" w:hAnsi="Roboto" w:cs="Times New Roman"/>
            </w:rPr>
          </w:rPrChange>
        </w:rPr>
        <w:t>2014;16:59</w:t>
      </w:r>
      <w:proofErr w:type="gramEnd"/>
      <w:r w:rsidRPr="00E86990">
        <w:rPr>
          <w:rFonts w:ascii="Roboto" w:hAnsi="Roboto" w:cs="Times New Roman"/>
          <w:lang w:val="en-US"/>
          <w:rPrChange w:id="608" w:author="Christoffer Vissing" w:date="2023-08-28T15:47:00Z">
            <w:rPr>
              <w:rFonts w:ascii="Roboto" w:hAnsi="Roboto" w:cs="Times New Roman"/>
            </w:rPr>
          </w:rPrChange>
        </w:rPr>
        <w:t>.</w:t>
      </w:r>
    </w:p>
    <w:p w14:paraId="376C1308" w14:textId="77777777" w:rsidR="00E86990" w:rsidRPr="00E86990" w:rsidRDefault="00E86990" w:rsidP="00E86990">
      <w:pPr>
        <w:widowControl w:val="0"/>
        <w:autoSpaceDE w:val="0"/>
        <w:autoSpaceDN w:val="0"/>
        <w:adjustRightInd w:val="0"/>
        <w:rPr>
          <w:rFonts w:ascii="Roboto" w:hAnsi="Roboto" w:cs="Times New Roman"/>
          <w:lang w:val="en-US"/>
          <w:rPrChange w:id="609" w:author="Christoffer Vissing" w:date="2023-08-28T15:47:00Z">
            <w:rPr>
              <w:rFonts w:ascii="Roboto" w:hAnsi="Roboto" w:cs="Times New Roman"/>
            </w:rPr>
          </w:rPrChange>
        </w:rPr>
      </w:pPr>
      <w:r w:rsidRPr="00E86990">
        <w:rPr>
          <w:rFonts w:ascii="Roboto" w:hAnsi="Roboto" w:cs="Times New Roman"/>
          <w:lang w:val="en-US"/>
          <w:rPrChange w:id="610" w:author="Christoffer Vissing" w:date="2023-08-28T15:47:00Z">
            <w:rPr>
              <w:rFonts w:ascii="Roboto" w:hAnsi="Roboto" w:cs="Times New Roman"/>
            </w:rPr>
          </w:rPrChange>
        </w:rPr>
        <w:t xml:space="preserve">13. Lund M, Diaz LJ, </w:t>
      </w:r>
      <w:proofErr w:type="spellStart"/>
      <w:r w:rsidRPr="00E86990">
        <w:rPr>
          <w:rFonts w:ascii="Roboto" w:hAnsi="Roboto" w:cs="Times New Roman"/>
          <w:lang w:val="en-US"/>
          <w:rPrChange w:id="611" w:author="Christoffer Vissing" w:date="2023-08-28T15:47:00Z">
            <w:rPr>
              <w:rFonts w:ascii="Roboto" w:hAnsi="Roboto" w:cs="Times New Roman"/>
            </w:rPr>
          </w:rPrChange>
        </w:rPr>
        <w:t>Ranthe</w:t>
      </w:r>
      <w:proofErr w:type="spellEnd"/>
      <w:r w:rsidRPr="00E86990">
        <w:rPr>
          <w:rFonts w:ascii="Roboto" w:hAnsi="Roboto" w:cs="Times New Roman"/>
          <w:lang w:val="en-US"/>
          <w:rPrChange w:id="612" w:author="Christoffer Vissing" w:date="2023-08-28T15:47:00Z">
            <w:rPr>
              <w:rFonts w:ascii="Roboto" w:hAnsi="Roboto" w:cs="Times New Roman"/>
            </w:rPr>
          </w:rPrChange>
        </w:rPr>
        <w:t xml:space="preserve"> MF, et al. Cardiac involvement in myotonic dystrophy: a nationwide cohort study. </w:t>
      </w:r>
      <w:proofErr w:type="spellStart"/>
      <w:r w:rsidRPr="00E86990">
        <w:rPr>
          <w:rFonts w:ascii="Roboto" w:hAnsi="Roboto" w:cs="Times New Roman"/>
          <w:i/>
          <w:iCs/>
          <w:lang w:val="en-US"/>
          <w:rPrChange w:id="613" w:author="Christoffer Vissing" w:date="2023-08-28T15:47:00Z">
            <w:rPr>
              <w:rFonts w:ascii="Roboto" w:hAnsi="Roboto" w:cs="Times New Roman"/>
              <w:i/>
              <w:iCs/>
            </w:rPr>
          </w:rPrChange>
        </w:rPr>
        <w:t>Eur</w:t>
      </w:r>
      <w:proofErr w:type="spellEnd"/>
      <w:r w:rsidRPr="00E86990">
        <w:rPr>
          <w:rFonts w:ascii="Roboto" w:hAnsi="Roboto" w:cs="Times New Roman"/>
          <w:i/>
          <w:iCs/>
          <w:lang w:val="en-US"/>
          <w:rPrChange w:id="614" w:author="Christoffer Vissing" w:date="2023-08-28T15:47:00Z">
            <w:rPr>
              <w:rFonts w:ascii="Roboto" w:hAnsi="Roboto" w:cs="Times New Roman"/>
              <w:i/>
              <w:iCs/>
            </w:rPr>
          </w:rPrChange>
        </w:rPr>
        <w:t xml:space="preserve"> Heart J</w:t>
      </w:r>
      <w:r w:rsidRPr="00E86990">
        <w:rPr>
          <w:rFonts w:ascii="Roboto" w:hAnsi="Roboto" w:cs="Times New Roman"/>
          <w:lang w:val="en-US"/>
          <w:rPrChange w:id="615"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16" w:author="Christoffer Vissing" w:date="2023-08-28T15:47:00Z">
            <w:rPr>
              <w:rFonts w:ascii="Roboto" w:hAnsi="Roboto" w:cs="Times New Roman"/>
            </w:rPr>
          </w:rPrChange>
        </w:rPr>
        <w:t>2014;35:2158</w:t>
      </w:r>
      <w:proofErr w:type="gramEnd"/>
      <w:r w:rsidRPr="00E86990">
        <w:rPr>
          <w:rFonts w:ascii="Roboto" w:hAnsi="Roboto" w:cs="Times New Roman"/>
          <w:lang w:val="en-US"/>
          <w:rPrChange w:id="617" w:author="Christoffer Vissing" w:date="2023-08-28T15:47:00Z">
            <w:rPr>
              <w:rFonts w:ascii="Roboto" w:hAnsi="Roboto" w:cs="Times New Roman"/>
            </w:rPr>
          </w:rPrChange>
        </w:rPr>
        <w:t>–2164.</w:t>
      </w:r>
    </w:p>
    <w:p w14:paraId="4822DADE" w14:textId="77777777" w:rsidR="00E86990" w:rsidRPr="00E86990" w:rsidRDefault="00E86990" w:rsidP="00E86990">
      <w:pPr>
        <w:widowControl w:val="0"/>
        <w:autoSpaceDE w:val="0"/>
        <w:autoSpaceDN w:val="0"/>
        <w:adjustRightInd w:val="0"/>
        <w:rPr>
          <w:rFonts w:ascii="Roboto" w:hAnsi="Roboto" w:cs="Times New Roman"/>
          <w:lang w:val="en-US"/>
          <w:rPrChange w:id="618" w:author="Christoffer Vissing" w:date="2023-08-28T15:47:00Z">
            <w:rPr>
              <w:rFonts w:ascii="Roboto" w:hAnsi="Roboto" w:cs="Times New Roman"/>
            </w:rPr>
          </w:rPrChange>
        </w:rPr>
      </w:pPr>
      <w:r w:rsidRPr="00E86990">
        <w:rPr>
          <w:rFonts w:ascii="Roboto" w:hAnsi="Roboto" w:cs="Times New Roman"/>
          <w:lang w:val="en-US"/>
          <w:rPrChange w:id="619" w:author="Christoffer Vissing" w:date="2023-08-28T15:47:00Z">
            <w:rPr>
              <w:rFonts w:ascii="Roboto" w:hAnsi="Roboto" w:cs="Times New Roman"/>
            </w:rPr>
          </w:rPrChange>
        </w:rPr>
        <w:t xml:space="preserve">14. </w:t>
      </w:r>
      <w:proofErr w:type="spellStart"/>
      <w:r w:rsidRPr="00E86990">
        <w:rPr>
          <w:rFonts w:ascii="Roboto" w:hAnsi="Roboto" w:cs="Times New Roman"/>
          <w:lang w:val="en-US"/>
          <w:rPrChange w:id="620" w:author="Christoffer Vissing" w:date="2023-08-28T15:47:00Z">
            <w:rPr>
              <w:rFonts w:ascii="Roboto" w:hAnsi="Roboto" w:cs="Times New Roman"/>
            </w:rPr>
          </w:rPrChange>
        </w:rPr>
        <w:t>Sveen</w:t>
      </w:r>
      <w:proofErr w:type="spellEnd"/>
      <w:r w:rsidRPr="00E86990">
        <w:rPr>
          <w:rFonts w:ascii="Roboto" w:hAnsi="Roboto" w:cs="Times New Roman"/>
          <w:lang w:val="en-US"/>
          <w:rPrChange w:id="621" w:author="Christoffer Vissing" w:date="2023-08-28T15:47:00Z">
            <w:rPr>
              <w:rFonts w:ascii="Roboto" w:hAnsi="Roboto" w:cs="Times New Roman"/>
            </w:rPr>
          </w:rPrChange>
        </w:rPr>
        <w:t xml:space="preserve"> M-L, Thune JJ, </w:t>
      </w:r>
      <w:proofErr w:type="spellStart"/>
      <w:r w:rsidRPr="00E86990">
        <w:rPr>
          <w:rFonts w:ascii="Roboto" w:hAnsi="Roboto" w:cs="Times New Roman"/>
          <w:lang w:val="en-US"/>
          <w:rPrChange w:id="622" w:author="Christoffer Vissing" w:date="2023-08-28T15:47:00Z">
            <w:rPr>
              <w:rFonts w:ascii="Roboto" w:hAnsi="Roboto" w:cs="Times New Roman"/>
            </w:rPr>
          </w:rPrChange>
        </w:rPr>
        <w:t>Køber</w:t>
      </w:r>
      <w:proofErr w:type="spellEnd"/>
      <w:r w:rsidRPr="00E86990">
        <w:rPr>
          <w:rFonts w:ascii="Roboto" w:hAnsi="Roboto" w:cs="Times New Roman"/>
          <w:lang w:val="en-US"/>
          <w:rPrChange w:id="623" w:author="Christoffer Vissing" w:date="2023-08-28T15:47:00Z">
            <w:rPr>
              <w:rFonts w:ascii="Roboto" w:hAnsi="Roboto" w:cs="Times New Roman"/>
            </w:rPr>
          </w:rPrChange>
        </w:rPr>
        <w:t xml:space="preserve"> L, Vissing J. Cardiac Involvement in Patients </w:t>
      </w:r>
      <w:proofErr w:type="gramStart"/>
      <w:r w:rsidRPr="00E86990">
        <w:rPr>
          <w:rFonts w:ascii="Roboto" w:hAnsi="Roboto" w:cs="Times New Roman"/>
          <w:lang w:val="en-US"/>
          <w:rPrChange w:id="624" w:author="Christoffer Vissing" w:date="2023-08-28T15:47:00Z">
            <w:rPr>
              <w:rFonts w:ascii="Roboto" w:hAnsi="Roboto" w:cs="Times New Roman"/>
            </w:rPr>
          </w:rPrChange>
        </w:rPr>
        <w:t>With</w:t>
      </w:r>
      <w:proofErr w:type="gramEnd"/>
      <w:r w:rsidRPr="00E86990">
        <w:rPr>
          <w:rFonts w:ascii="Roboto" w:hAnsi="Roboto" w:cs="Times New Roman"/>
          <w:lang w:val="en-US"/>
          <w:rPrChange w:id="625" w:author="Christoffer Vissing" w:date="2023-08-28T15:47:00Z">
            <w:rPr>
              <w:rFonts w:ascii="Roboto" w:hAnsi="Roboto" w:cs="Times New Roman"/>
            </w:rPr>
          </w:rPrChange>
        </w:rPr>
        <w:t xml:space="preserve"> Limb-Girdle Muscular Dystrophy Type 2 and Becker Muscular Dystrophy. </w:t>
      </w:r>
      <w:r w:rsidRPr="00E86990">
        <w:rPr>
          <w:rFonts w:ascii="Roboto" w:hAnsi="Roboto" w:cs="Times New Roman"/>
          <w:i/>
          <w:iCs/>
          <w:lang w:val="en-US"/>
          <w:rPrChange w:id="626" w:author="Christoffer Vissing" w:date="2023-08-28T15:47:00Z">
            <w:rPr>
              <w:rFonts w:ascii="Roboto" w:hAnsi="Roboto" w:cs="Times New Roman"/>
              <w:i/>
              <w:iCs/>
            </w:rPr>
          </w:rPrChange>
        </w:rPr>
        <w:t>Arch Neurol</w:t>
      </w:r>
      <w:r w:rsidRPr="00E86990">
        <w:rPr>
          <w:rFonts w:ascii="Roboto" w:hAnsi="Roboto" w:cs="Times New Roman"/>
          <w:lang w:val="en-US"/>
          <w:rPrChange w:id="627"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28" w:author="Christoffer Vissing" w:date="2023-08-28T15:47:00Z">
            <w:rPr>
              <w:rFonts w:ascii="Roboto" w:hAnsi="Roboto" w:cs="Times New Roman"/>
            </w:rPr>
          </w:rPrChange>
        </w:rPr>
        <w:t>2008;65:1196</w:t>
      </w:r>
      <w:proofErr w:type="gramEnd"/>
      <w:r w:rsidRPr="00E86990">
        <w:rPr>
          <w:rFonts w:ascii="Roboto" w:hAnsi="Roboto" w:cs="Times New Roman"/>
          <w:lang w:val="en-US"/>
          <w:rPrChange w:id="629" w:author="Christoffer Vissing" w:date="2023-08-28T15:47:00Z">
            <w:rPr>
              <w:rFonts w:ascii="Roboto" w:hAnsi="Roboto" w:cs="Times New Roman"/>
            </w:rPr>
          </w:rPrChange>
        </w:rPr>
        <w:t>–1201.</w:t>
      </w:r>
    </w:p>
    <w:p w14:paraId="7C3362FE" w14:textId="77777777" w:rsidR="00E86990" w:rsidRPr="00E86990" w:rsidRDefault="00E86990" w:rsidP="00E86990">
      <w:pPr>
        <w:widowControl w:val="0"/>
        <w:autoSpaceDE w:val="0"/>
        <w:autoSpaceDN w:val="0"/>
        <w:adjustRightInd w:val="0"/>
        <w:rPr>
          <w:rFonts w:ascii="Roboto" w:hAnsi="Roboto" w:cs="Times New Roman"/>
          <w:lang w:val="en-US"/>
          <w:rPrChange w:id="630" w:author="Christoffer Vissing" w:date="2023-08-28T15:47:00Z">
            <w:rPr>
              <w:rFonts w:ascii="Roboto" w:hAnsi="Roboto" w:cs="Times New Roman"/>
            </w:rPr>
          </w:rPrChange>
        </w:rPr>
      </w:pPr>
      <w:r w:rsidRPr="00E86990">
        <w:rPr>
          <w:rFonts w:ascii="Roboto" w:hAnsi="Roboto" w:cs="Times New Roman"/>
          <w:lang w:val="en-US"/>
          <w:rPrChange w:id="631" w:author="Christoffer Vissing" w:date="2023-08-28T15:47:00Z">
            <w:rPr>
              <w:rFonts w:ascii="Roboto" w:hAnsi="Roboto" w:cs="Times New Roman"/>
            </w:rPr>
          </w:rPrChange>
        </w:rPr>
        <w:t xml:space="preserve">15. Petri H, </w:t>
      </w:r>
      <w:proofErr w:type="spellStart"/>
      <w:r w:rsidRPr="00E86990">
        <w:rPr>
          <w:rFonts w:ascii="Roboto" w:hAnsi="Roboto" w:cs="Times New Roman"/>
          <w:lang w:val="en-US"/>
          <w:rPrChange w:id="632" w:author="Christoffer Vissing" w:date="2023-08-28T15:47:00Z">
            <w:rPr>
              <w:rFonts w:ascii="Roboto" w:hAnsi="Roboto" w:cs="Times New Roman"/>
            </w:rPr>
          </w:rPrChange>
        </w:rPr>
        <w:t>Sveen</w:t>
      </w:r>
      <w:proofErr w:type="spellEnd"/>
      <w:r w:rsidRPr="00E86990">
        <w:rPr>
          <w:rFonts w:ascii="Roboto" w:hAnsi="Roboto" w:cs="Times New Roman"/>
          <w:lang w:val="en-US"/>
          <w:rPrChange w:id="633" w:author="Christoffer Vissing" w:date="2023-08-28T15:47:00Z">
            <w:rPr>
              <w:rFonts w:ascii="Roboto" w:hAnsi="Roboto" w:cs="Times New Roman"/>
            </w:rPr>
          </w:rPrChange>
        </w:rPr>
        <w:t xml:space="preserve"> M-L, Thune JJ, et al. Progression of cardiac involvement in patients with limb-girdle type 2 and Becker muscular dystrophies: A 9-year follow-up study. </w:t>
      </w:r>
      <w:r w:rsidRPr="00E86990">
        <w:rPr>
          <w:rFonts w:ascii="Roboto" w:hAnsi="Roboto" w:cs="Times New Roman"/>
          <w:i/>
          <w:iCs/>
          <w:lang w:val="en-US"/>
          <w:rPrChange w:id="634" w:author="Christoffer Vissing" w:date="2023-08-28T15:47:00Z">
            <w:rPr>
              <w:rFonts w:ascii="Roboto" w:hAnsi="Roboto" w:cs="Times New Roman"/>
              <w:i/>
              <w:iCs/>
            </w:rPr>
          </w:rPrChange>
        </w:rPr>
        <w:t xml:space="preserve">Int J </w:t>
      </w:r>
      <w:proofErr w:type="spellStart"/>
      <w:r w:rsidRPr="00E86990">
        <w:rPr>
          <w:rFonts w:ascii="Roboto" w:hAnsi="Roboto" w:cs="Times New Roman"/>
          <w:i/>
          <w:iCs/>
          <w:lang w:val="en-US"/>
          <w:rPrChange w:id="635" w:author="Christoffer Vissing" w:date="2023-08-28T15:47:00Z">
            <w:rPr>
              <w:rFonts w:ascii="Roboto" w:hAnsi="Roboto" w:cs="Times New Roman"/>
              <w:i/>
              <w:iCs/>
            </w:rPr>
          </w:rPrChange>
        </w:rPr>
        <w:t>Cardiol</w:t>
      </w:r>
      <w:proofErr w:type="spellEnd"/>
      <w:r w:rsidRPr="00E86990">
        <w:rPr>
          <w:rFonts w:ascii="Roboto" w:hAnsi="Roboto" w:cs="Times New Roman"/>
          <w:lang w:val="en-US"/>
          <w:rPrChange w:id="63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37" w:author="Christoffer Vissing" w:date="2023-08-28T15:47:00Z">
            <w:rPr>
              <w:rFonts w:ascii="Roboto" w:hAnsi="Roboto" w:cs="Times New Roman"/>
            </w:rPr>
          </w:rPrChange>
        </w:rPr>
        <w:t>2015;182:403</w:t>
      </w:r>
      <w:proofErr w:type="gramEnd"/>
      <w:r w:rsidRPr="00E86990">
        <w:rPr>
          <w:rFonts w:ascii="Roboto" w:hAnsi="Roboto" w:cs="Times New Roman"/>
          <w:lang w:val="en-US"/>
          <w:rPrChange w:id="638" w:author="Christoffer Vissing" w:date="2023-08-28T15:47:00Z">
            <w:rPr>
              <w:rFonts w:ascii="Roboto" w:hAnsi="Roboto" w:cs="Times New Roman"/>
            </w:rPr>
          </w:rPrChange>
        </w:rPr>
        <w:t>–411.</w:t>
      </w:r>
    </w:p>
    <w:p w14:paraId="5A699D23" w14:textId="77777777" w:rsidR="00E86990" w:rsidRPr="00E86990" w:rsidRDefault="00E86990" w:rsidP="00E86990">
      <w:pPr>
        <w:widowControl w:val="0"/>
        <w:autoSpaceDE w:val="0"/>
        <w:autoSpaceDN w:val="0"/>
        <w:adjustRightInd w:val="0"/>
        <w:rPr>
          <w:rFonts w:ascii="Roboto" w:hAnsi="Roboto" w:cs="Times New Roman"/>
          <w:lang w:val="en-US"/>
          <w:rPrChange w:id="639" w:author="Christoffer Vissing" w:date="2023-08-28T15:47:00Z">
            <w:rPr>
              <w:rFonts w:ascii="Roboto" w:hAnsi="Roboto" w:cs="Times New Roman"/>
            </w:rPr>
          </w:rPrChange>
        </w:rPr>
      </w:pPr>
      <w:r w:rsidRPr="00E86990">
        <w:rPr>
          <w:rFonts w:ascii="Roboto" w:hAnsi="Roboto" w:cs="Times New Roman"/>
          <w:lang w:val="en-US"/>
          <w:rPrChange w:id="640" w:author="Christoffer Vissing" w:date="2023-08-28T15:47:00Z">
            <w:rPr>
              <w:rFonts w:ascii="Roboto" w:hAnsi="Roboto" w:cs="Times New Roman"/>
            </w:rPr>
          </w:rPrChange>
        </w:rPr>
        <w:t xml:space="preserve">16. Petri H, </w:t>
      </w:r>
      <w:proofErr w:type="spellStart"/>
      <w:r w:rsidRPr="00E86990">
        <w:rPr>
          <w:rFonts w:ascii="Roboto" w:hAnsi="Roboto" w:cs="Times New Roman"/>
          <w:lang w:val="en-US"/>
          <w:rPrChange w:id="641" w:author="Christoffer Vissing" w:date="2023-08-28T15:47:00Z">
            <w:rPr>
              <w:rFonts w:ascii="Roboto" w:hAnsi="Roboto" w:cs="Times New Roman"/>
            </w:rPr>
          </w:rPrChange>
        </w:rPr>
        <w:t>Wahbi</w:t>
      </w:r>
      <w:proofErr w:type="spellEnd"/>
      <w:r w:rsidRPr="00E86990">
        <w:rPr>
          <w:rFonts w:ascii="Roboto" w:hAnsi="Roboto" w:cs="Times New Roman"/>
          <w:lang w:val="en-US"/>
          <w:rPrChange w:id="642" w:author="Christoffer Vissing" w:date="2023-08-28T15:47:00Z">
            <w:rPr>
              <w:rFonts w:ascii="Roboto" w:hAnsi="Roboto" w:cs="Times New Roman"/>
            </w:rPr>
          </w:rPrChange>
        </w:rPr>
        <w:t xml:space="preserve"> K, Witting N, et al. Congenital myopathies are mainly associated with a mild </w:t>
      </w:r>
      <w:r w:rsidRPr="00E86990">
        <w:rPr>
          <w:rFonts w:ascii="Roboto" w:hAnsi="Roboto" w:cs="Times New Roman"/>
          <w:lang w:val="en-US"/>
          <w:rPrChange w:id="643" w:author="Christoffer Vissing" w:date="2023-08-28T15:47:00Z">
            <w:rPr>
              <w:rFonts w:ascii="Roboto" w:hAnsi="Roboto" w:cs="Times New Roman"/>
            </w:rPr>
          </w:rPrChange>
        </w:rPr>
        <w:lastRenderedPageBreak/>
        <w:t xml:space="preserve">cardiac phenotype. </w:t>
      </w:r>
      <w:r w:rsidRPr="00E86990">
        <w:rPr>
          <w:rFonts w:ascii="Roboto" w:hAnsi="Roboto" w:cs="Times New Roman"/>
          <w:i/>
          <w:iCs/>
          <w:lang w:val="en-US"/>
          <w:rPrChange w:id="644" w:author="Christoffer Vissing" w:date="2023-08-28T15:47:00Z">
            <w:rPr>
              <w:rFonts w:ascii="Roboto" w:hAnsi="Roboto" w:cs="Times New Roman"/>
              <w:i/>
              <w:iCs/>
            </w:rPr>
          </w:rPrChange>
        </w:rPr>
        <w:t>J Neurol</w:t>
      </w:r>
      <w:r w:rsidRPr="00E86990">
        <w:rPr>
          <w:rFonts w:ascii="Roboto" w:hAnsi="Roboto" w:cs="Times New Roman"/>
          <w:lang w:val="en-US"/>
          <w:rPrChange w:id="645"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46" w:author="Christoffer Vissing" w:date="2023-08-28T15:47:00Z">
            <w:rPr>
              <w:rFonts w:ascii="Roboto" w:hAnsi="Roboto" w:cs="Times New Roman"/>
            </w:rPr>
          </w:rPrChange>
        </w:rPr>
        <w:t>2019;266:1367</w:t>
      </w:r>
      <w:proofErr w:type="gramEnd"/>
      <w:r w:rsidRPr="00E86990">
        <w:rPr>
          <w:rFonts w:ascii="Roboto" w:hAnsi="Roboto" w:cs="Times New Roman"/>
          <w:lang w:val="en-US"/>
          <w:rPrChange w:id="647" w:author="Christoffer Vissing" w:date="2023-08-28T15:47:00Z">
            <w:rPr>
              <w:rFonts w:ascii="Roboto" w:hAnsi="Roboto" w:cs="Times New Roman"/>
            </w:rPr>
          </w:rPrChange>
        </w:rPr>
        <w:t>–1375.</w:t>
      </w:r>
    </w:p>
    <w:p w14:paraId="20BE3317" w14:textId="77777777" w:rsidR="00E86990" w:rsidRPr="00E86990" w:rsidRDefault="00E86990" w:rsidP="00E86990">
      <w:pPr>
        <w:widowControl w:val="0"/>
        <w:autoSpaceDE w:val="0"/>
        <w:autoSpaceDN w:val="0"/>
        <w:adjustRightInd w:val="0"/>
        <w:rPr>
          <w:rFonts w:ascii="Roboto" w:hAnsi="Roboto" w:cs="Times New Roman"/>
          <w:lang w:val="en-US"/>
          <w:rPrChange w:id="648" w:author="Christoffer Vissing" w:date="2023-08-28T15:47:00Z">
            <w:rPr>
              <w:rFonts w:ascii="Roboto" w:hAnsi="Roboto" w:cs="Times New Roman"/>
            </w:rPr>
          </w:rPrChange>
        </w:rPr>
      </w:pPr>
      <w:r w:rsidRPr="00E86990">
        <w:rPr>
          <w:rFonts w:ascii="Roboto" w:hAnsi="Roboto" w:cs="Times New Roman"/>
          <w:lang w:val="en-US"/>
          <w:rPrChange w:id="649" w:author="Christoffer Vissing" w:date="2023-08-28T15:47:00Z">
            <w:rPr>
              <w:rFonts w:ascii="Roboto" w:hAnsi="Roboto" w:cs="Times New Roman"/>
            </w:rPr>
          </w:rPrChange>
        </w:rPr>
        <w:t xml:space="preserve">17. </w:t>
      </w:r>
      <w:proofErr w:type="spellStart"/>
      <w:r w:rsidRPr="00E86990">
        <w:rPr>
          <w:rFonts w:ascii="Roboto" w:hAnsi="Roboto" w:cs="Times New Roman"/>
          <w:lang w:val="en-US"/>
          <w:rPrChange w:id="650" w:author="Christoffer Vissing" w:date="2023-08-28T15:47:00Z">
            <w:rPr>
              <w:rFonts w:ascii="Roboto" w:hAnsi="Roboto" w:cs="Times New Roman"/>
            </w:rPr>
          </w:rPrChange>
        </w:rPr>
        <w:t>Wahbi</w:t>
      </w:r>
      <w:proofErr w:type="spellEnd"/>
      <w:r w:rsidRPr="00E86990">
        <w:rPr>
          <w:rFonts w:ascii="Roboto" w:hAnsi="Roboto" w:cs="Times New Roman"/>
          <w:lang w:val="en-US"/>
          <w:rPrChange w:id="651" w:author="Christoffer Vissing" w:date="2023-08-28T15:47:00Z">
            <w:rPr>
              <w:rFonts w:ascii="Roboto" w:hAnsi="Roboto" w:cs="Times New Roman"/>
            </w:rPr>
          </w:rPrChange>
        </w:rPr>
        <w:t xml:space="preserve"> K, </w:t>
      </w:r>
      <w:proofErr w:type="spellStart"/>
      <w:r w:rsidRPr="00E86990">
        <w:rPr>
          <w:rFonts w:ascii="Roboto" w:hAnsi="Roboto" w:cs="Times New Roman"/>
          <w:lang w:val="en-US"/>
          <w:rPrChange w:id="652" w:author="Christoffer Vissing" w:date="2023-08-28T15:47:00Z">
            <w:rPr>
              <w:rFonts w:ascii="Roboto" w:hAnsi="Roboto" w:cs="Times New Roman"/>
            </w:rPr>
          </w:rPrChange>
        </w:rPr>
        <w:t>Babuty</w:t>
      </w:r>
      <w:proofErr w:type="spellEnd"/>
      <w:r w:rsidRPr="00E86990">
        <w:rPr>
          <w:rFonts w:ascii="Roboto" w:hAnsi="Roboto" w:cs="Times New Roman"/>
          <w:lang w:val="en-US"/>
          <w:rPrChange w:id="653" w:author="Christoffer Vissing" w:date="2023-08-28T15:47:00Z">
            <w:rPr>
              <w:rFonts w:ascii="Roboto" w:hAnsi="Roboto" w:cs="Times New Roman"/>
            </w:rPr>
          </w:rPrChange>
        </w:rPr>
        <w:t xml:space="preserve"> D, Probst V, et al. Incidence and predictors of sudden death, major conduction defects and sustained ventricular tachyarrhythmias in 1388 patients with myotonic dystrophy type 1. </w:t>
      </w:r>
      <w:proofErr w:type="spellStart"/>
      <w:r w:rsidRPr="00E86990">
        <w:rPr>
          <w:rFonts w:ascii="Roboto" w:hAnsi="Roboto" w:cs="Times New Roman"/>
          <w:i/>
          <w:iCs/>
          <w:lang w:val="en-US"/>
          <w:rPrChange w:id="654" w:author="Christoffer Vissing" w:date="2023-08-28T15:47:00Z">
            <w:rPr>
              <w:rFonts w:ascii="Roboto" w:hAnsi="Roboto" w:cs="Times New Roman"/>
              <w:i/>
              <w:iCs/>
            </w:rPr>
          </w:rPrChange>
        </w:rPr>
        <w:t>Eur</w:t>
      </w:r>
      <w:proofErr w:type="spellEnd"/>
      <w:r w:rsidRPr="00E86990">
        <w:rPr>
          <w:rFonts w:ascii="Roboto" w:hAnsi="Roboto" w:cs="Times New Roman"/>
          <w:i/>
          <w:iCs/>
          <w:lang w:val="en-US"/>
          <w:rPrChange w:id="655" w:author="Christoffer Vissing" w:date="2023-08-28T15:47:00Z">
            <w:rPr>
              <w:rFonts w:ascii="Roboto" w:hAnsi="Roboto" w:cs="Times New Roman"/>
              <w:i/>
              <w:iCs/>
            </w:rPr>
          </w:rPrChange>
        </w:rPr>
        <w:t xml:space="preserve"> Heart J</w:t>
      </w:r>
      <w:r w:rsidRPr="00E86990">
        <w:rPr>
          <w:rFonts w:ascii="Roboto" w:hAnsi="Roboto" w:cs="Times New Roman"/>
          <w:lang w:val="en-US"/>
          <w:rPrChange w:id="65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57" w:author="Christoffer Vissing" w:date="2023-08-28T15:47:00Z">
            <w:rPr>
              <w:rFonts w:ascii="Roboto" w:hAnsi="Roboto" w:cs="Times New Roman"/>
            </w:rPr>
          </w:rPrChange>
        </w:rPr>
        <w:t>2017;38:751</w:t>
      </w:r>
      <w:proofErr w:type="gramEnd"/>
      <w:r w:rsidRPr="00E86990">
        <w:rPr>
          <w:rFonts w:ascii="Roboto" w:hAnsi="Roboto" w:cs="Times New Roman"/>
          <w:lang w:val="en-US"/>
          <w:rPrChange w:id="658" w:author="Christoffer Vissing" w:date="2023-08-28T15:47:00Z">
            <w:rPr>
              <w:rFonts w:ascii="Roboto" w:hAnsi="Roboto" w:cs="Times New Roman"/>
            </w:rPr>
          </w:rPrChange>
        </w:rPr>
        <w:t>–758.</w:t>
      </w:r>
    </w:p>
    <w:p w14:paraId="3BBAB7FF"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659" w:author="Christoffer Vissing" w:date="2023-08-28T15:47:00Z">
            <w:rPr>
              <w:rFonts w:ascii="Roboto" w:hAnsi="Roboto" w:cs="Times New Roman"/>
            </w:rPr>
          </w:rPrChange>
        </w:rPr>
        <w:t xml:space="preserve">18. Rich KA, </w:t>
      </w:r>
      <w:proofErr w:type="spellStart"/>
      <w:r w:rsidRPr="00E86990">
        <w:rPr>
          <w:rFonts w:ascii="Roboto" w:hAnsi="Roboto" w:cs="Times New Roman"/>
          <w:lang w:val="en-US"/>
          <w:rPrChange w:id="660" w:author="Christoffer Vissing" w:date="2023-08-28T15:47:00Z">
            <w:rPr>
              <w:rFonts w:ascii="Roboto" w:hAnsi="Roboto" w:cs="Times New Roman"/>
            </w:rPr>
          </w:rPrChange>
        </w:rPr>
        <w:t>Moscarello</w:t>
      </w:r>
      <w:proofErr w:type="spellEnd"/>
      <w:r w:rsidRPr="00E86990">
        <w:rPr>
          <w:rFonts w:ascii="Roboto" w:hAnsi="Roboto" w:cs="Times New Roman"/>
          <w:lang w:val="en-US"/>
          <w:rPrChange w:id="661" w:author="Christoffer Vissing" w:date="2023-08-28T15:47:00Z">
            <w:rPr>
              <w:rFonts w:ascii="Roboto" w:hAnsi="Roboto" w:cs="Times New Roman"/>
            </w:rPr>
          </w:rPrChange>
        </w:rPr>
        <w:t xml:space="preserve"> T, </w:t>
      </w:r>
      <w:proofErr w:type="spellStart"/>
      <w:r w:rsidRPr="00E86990">
        <w:rPr>
          <w:rFonts w:ascii="Roboto" w:hAnsi="Roboto" w:cs="Times New Roman"/>
          <w:lang w:val="en-US"/>
          <w:rPrChange w:id="662" w:author="Christoffer Vissing" w:date="2023-08-28T15:47:00Z">
            <w:rPr>
              <w:rFonts w:ascii="Roboto" w:hAnsi="Roboto" w:cs="Times New Roman"/>
            </w:rPr>
          </w:rPrChange>
        </w:rPr>
        <w:t>Siskind</w:t>
      </w:r>
      <w:proofErr w:type="spellEnd"/>
      <w:r w:rsidRPr="00E86990">
        <w:rPr>
          <w:rFonts w:ascii="Roboto" w:hAnsi="Roboto" w:cs="Times New Roman"/>
          <w:lang w:val="en-US"/>
          <w:rPrChange w:id="663" w:author="Christoffer Vissing" w:date="2023-08-28T15:47:00Z">
            <w:rPr>
              <w:rFonts w:ascii="Roboto" w:hAnsi="Roboto" w:cs="Times New Roman"/>
            </w:rPr>
          </w:rPrChange>
        </w:rPr>
        <w:t xml:space="preserve"> C, et al. Novel heterozygous truncating titin variants affecting the A-band are associated with cardiomyopathy and myopathy/muscular dystrophy. </w:t>
      </w:r>
      <w:r w:rsidRPr="00E86990">
        <w:rPr>
          <w:rFonts w:ascii="Roboto" w:hAnsi="Roboto" w:cs="Times New Roman"/>
          <w:i/>
          <w:iCs/>
        </w:rPr>
        <w:t xml:space="preserve">Mol Genet </w:t>
      </w:r>
      <w:proofErr w:type="spellStart"/>
      <w:r w:rsidRPr="00E86990">
        <w:rPr>
          <w:rFonts w:ascii="Roboto" w:hAnsi="Roboto" w:cs="Times New Roman"/>
          <w:i/>
          <w:iCs/>
        </w:rPr>
        <w:t>Genomic</w:t>
      </w:r>
      <w:proofErr w:type="spellEnd"/>
      <w:r w:rsidRPr="00E86990">
        <w:rPr>
          <w:rFonts w:ascii="Roboto" w:hAnsi="Roboto" w:cs="Times New Roman"/>
          <w:i/>
          <w:iCs/>
        </w:rPr>
        <w:t xml:space="preserve"> Med</w:t>
      </w:r>
      <w:r w:rsidRPr="00E86990">
        <w:rPr>
          <w:rFonts w:ascii="Roboto" w:hAnsi="Roboto" w:cs="Times New Roman"/>
        </w:rPr>
        <w:t>. 2020;8:e1460.</w:t>
      </w:r>
    </w:p>
    <w:p w14:paraId="053185C9" w14:textId="77777777" w:rsidR="00E86990" w:rsidRPr="00E86990" w:rsidRDefault="00E86990" w:rsidP="00E86990">
      <w:pPr>
        <w:widowControl w:val="0"/>
        <w:autoSpaceDE w:val="0"/>
        <w:autoSpaceDN w:val="0"/>
        <w:adjustRightInd w:val="0"/>
        <w:rPr>
          <w:rFonts w:ascii="Roboto" w:hAnsi="Roboto" w:cs="Times New Roman"/>
          <w:lang w:val="en-US"/>
          <w:rPrChange w:id="664" w:author="Christoffer Vissing" w:date="2023-08-28T15:47:00Z">
            <w:rPr>
              <w:rFonts w:ascii="Roboto" w:hAnsi="Roboto" w:cs="Times New Roman"/>
            </w:rPr>
          </w:rPrChange>
        </w:rPr>
      </w:pPr>
      <w:r w:rsidRPr="00E86990">
        <w:rPr>
          <w:rFonts w:ascii="Roboto" w:hAnsi="Roboto" w:cs="Times New Roman"/>
        </w:rPr>
        <w:t xml:space="preserve">19. </w:t>
      </w:r>
      <w:proofErr w:type="spellStart"/>
      <w:r w:rsidRPr="00E86990">
        <w:rPr>
          <w:rFonts w:ascii="Roboto" w:hAnsi="Roboto" w:cs="Times New Roman"/>
        </w:rPr>
        <w:t>Hinson</w:t>
      </w:r>
      <w:proofErr w:type="spellEnd"/>
      <w:r w:rsidRPr="00E86990">
        <w:rPr>
          <w:rFonts w:ascii="Roboto" w:hAnsi="Roboto" w:cs="Times New Roman"/>
        </w:rPr>
        <w:t xml:space="preserve"> JT, </w:t>
      </w:r>
      <w:proofErr w:type="spellStart"/>
      <w:r w:rsidRPr="00E86990">
        <w:rPr>
          <w:rFonts w:ascii="Roboto" w:hAnsi="Roboto" w:cs="Times New Roman"/>
        </w:rPr>
        <w:t>Chopra</w:t>
      </w:r>
      <w:proofErr w:type="spellEnd"/>
      <w:r w:rsidRPr="00E86990">
        <w:rPr>
          <w:rFonts w:ascii="Roboto" w:hAnsi="Roboto" w:cs="Times New Roman"/>
        </w:rPr>
        <w:t xml:space="preserve"> A, </w:t>
      </w:r>
      <w:proofErr w:type="spellStart"/>
      <w:r w:rsidRPr="00E86990">
        <w:rPr>
          <w:rFonts w:ascii="Roboto" w:hAnsi="Roboto" w:cs="Times New Roman"/>
        </w:rPr>
        <w:t>Nafissi</w:t>
      </w:r>
      <w:proofErr w:type="spellEnd"/>
      <w:r w:rsidRPr="00E86990">
        <w:rPr>
          <w:rFonts w:ascii="Roboto" w:hAnsi="Roboto" w:cs="Times New Roman"/>
        </w:rPr>
        <w:t xml:space="preserve"> N, et al. </w:t>
      </w:r>
      <w:r w:rsidRPr="00E86990">
        <w:rPr>
          <w:rFonts w:ascii="Roboto" w:hAnsi="Roboto" w:cs="Times New Roman"/>
          <w:lang w:val="en-US"/>
          <w:rPrChange w:id="665" w:author="Christoffer Vissing" w:date="2023-08-28T15:47:00Z">
            <w:rPr>
              <w:rFonts w:ascii="Roboto" w:hAnsi="Roboto" w:cs="Times New Roman"/>
            </w:rPr>
          </w:rPrChange>
        </w:rPr>
        <w:t xml:space="preserve">Titin mutations in </w:t>
      </w:r>
      <w:proofErr w:type="spellStart"/>
      <w:r w:rsidRPr="00E86990">
        <w:rPr>
          <w:rFonts w:ascii="Roboto" w:hAnsi="Roboto" w:cs="Times New Roman"/>
          <w:lang w:val="en-US"/>
          <w:rPrChange w:id="666" w:author="Christoffer Vissing" w:date="2023-08-28T15:47:00Z">
            <w:rPr>
              <w:rFonts w:ascii="Roboto" w:hAnsi="Roboto" w:cs="Times New Roman"/>
            </w:rPr>
          </w:rPrChange>
        </w:rPr>
        <w:t>iPS</w:t>
      </w:r>
      <w:proofErr w:type="spellEnd"/>
      <w:r w:rsidRPr="00E86990">
        <w:rPr>
          <w:rFonts w:ascii="Roboto" w:hAnsi="Roboto" w:cs="Times New Roman"/>
          <w:lang w:val="en-US"/>
          <w:rPrChange w:id="667" w:author="Christoffer Vissing" w:date="2023-08-28T15:47:00Z">
            <w:rPr>
              <w:rFonts w:ascii="Roboto" w:hAnsi="Roboto" w:cs="Times New Roman"/>
            </w:rPr>
          </w:rPrChange>
        </w:rPr>
        <w:t xml:space="preserve"> cells define sarcomere insufficiency as a cause of dilated cardiomyopathy. </w:t>
      </w:r>
      <w:r w:rsidRPr="00E86990">
        <w:rPr>
          <w:rFonts w:ascii="Roboto" w:hAnsi="Roboto" w:cs="Times New Roman"/>
          <w:i/>
          <w:iCs/>
          <w:lang w:val="en-US"/>
          <w:rPrChange w:id="668" w:author="Christoffer Vissing" w:date="2023-08-28T15:47:00Z">
            <w:rPr>
              <w:rFonts w:ascii="Roboto" w:hAnsi="Roboto" w:cs="Times New Roman"/>
              <w:i/>
              <w:iCs/>
            </w:rPr>
          </w:rPrChange>
        </w:rPr>
        <w:t>Science</w:t>
      </w:r>
      <w:r w:rsidRPr="00E86990">
        <w:rPr>
          <w:rFonts w:ascii="Roboto" w:hAnsi="Roboto" w:cs="Times New Roman"/>
          <w:lang w:val="en-US"/>
          <w:rPrChange w:id="669"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70" w:author="Christoffer Vissing" w:date="2023-08-28T15:47:00Z">
            <w:rPr>
              <w:rFonts w:ascii="Roboto" w:hAnsi="Roboto" w:cs="Times New Roman"/>
            </w:rPr>
          </w:rPrChange>
        </w:rPr>
        <w:t>2015;349:982</w:t>
      </w:r>
      <w:proofErr w:type="gramEnd"/>
      <w:r w:rsidRPr="00E86990">
        <w:rPr>
          <w:rFonts w:ascii="Roboto" w:hAnsi="Roboto" w:cs="Times New Roman"/>
          <w:lang w:val="en-US"/>
          <w:rPrChange w:id="671" w:author="Christoffer Vissing" w:date="2023-08-28T15:47:00Z">
            <w:rPr>
              <w:rFonts w:ascii="Roboto" w:hAnsi="Roboto" w:cs="Times New Roman"/>
            </w:rPr>
          </w:rPrChange>
        </w:rPr>
        <w:t>–986.</w:t>
      </w:r>
    </w:p>
    <w:p w14:paraId="57E622D2" w14:textId="77777777" w:rsidR="00E86990" w:rsidRPr="00E86990" w:rsidRDefault="00E86990" w:rsidP="00E86990">
      <w:pPr>
        <w:widowControl w:val="0"/>
        <w:autoSpaceDE w:val="0"/>
        <w:autoSpaceDN w:val="0"/>
        <w:adjustRightInd w:val="0"/>
        <w:rPr>
          <w:rFonts w:ascii="Roboto" w:hAnsi="Roboto" w:cs="Times New Roman"/>
          <w:lang w:val="en-US"/>
          <w:rPrChange w:id="672" w:author="Christoffer Vissing" w:date="2023-08-28T15:47:00Z">
            <w:rPr>
              <w:rFonts w:ascii="Roboto" w:hAnsi="Roboto" w:cs="Times New Roman"/>
            </w:rPr>
          </w:rPrChange>
        </w:rPr>
      </w:pPr>
      <w:r w:rsidRPr="00E86990">
        <w:rPr>
          <w:rFonts w:ascii="Roboto" w:hAnsi="Roboto" w:cs="Times New Roman"/>
          <w:lang w:val="en-US"/>
          <w:rPrChange w:id="673" w:author="Christoffer Vissing" w:date="2023-08-28T15:47:00Z">
            <w:rPr>
              <w:rFonts w:ascii="Roboto" w:hAnsi="Roboto" w:cs="Times New Roman"/>
            </w:rPr>
          </w:rPrChange>
        </w:rPr>
        <w:t xml:space="preserve">20. </w:t>
      </w:r>
      <w:proofErr w:type="spellStart"/>
      <w:r w:rsidRPr="00E86990">
        <w:rPr>
          <w:rFonts w:ascii="Roboto" w:hAnsi="Roboto" w:cs="Times New Roman"/>
          <w:lang w:val="en-US"/>
          <w:rPrChange w:id="674" w:author="Christoffer Vissing" w:date="2023-08-28T15:47:00Z">
            <w:rPr>
              <w:rFonts w:ascii="Roboto" w:hAnsi="Roboto" w:cs="Times New Roman"/>
            </w:rPr>
          </w:rPrChange>
        </w:rPr>
        <w:t>Emami</w:t>
      </w:r>
      <w:proofErr w:type="spellEnd"/>
      <w:r w:rsidRPr="00E86990">
        <w:rPr>
          <w:rFonts w:ascii="Roboto" w:hAnsi="Roboto" w:cs="Times New Roman"/>
          <w:lang w:val="en-US"/>
          <w:rPrChange w:id="675" w:author="Christoffer Vissing" w:date="2023-08-28T15:47:00Z">
            <w:rPr>
              <w:rFonts w:ascii="Roboto" w:hAnsi="Roboto" w:cs="Times New Roman"/>
            </w:rPr>
          </w:rPrChange>
        </w:rPr>
        <w:t xml:space="preserve"> A, </w:t>
      </w:r>
      <w:proofErr w:type="spellStart"/>
      <w:r w:rsidRPr="00E86990">
        <w:rPr>
          <w:rFonts w:ascii="Roboto" w:hAnsi="Roboto" w:cs="Times New Roman"/>
          <w:lang w:val="en-US"/>
          <w:rPrChange w:id="676" w:author="Christoffer Vissing" w:date="2023-08-28T15:47:00Z">
            <w:rPr>
              <w:rFonts w:ascii="Roboto" w:hAnsi="Roboto" w:cs="Times New Roman"/>
            </w:rPr>
          </w:rPrChange>
        </w:rPr>
        <w:t>Saitoh</w:t>
      </w:r>
      <w:proofErr w:type="spellEnd"/>
      <w:r w:rsidRPr="00E86990">
        <w:rPr>
          <w:rFonts w:ascii="Roboto" w:hAnsi="Roboto" w:cs="Times New Roman"/>
          <w:lang w:val="en-US"/>
          <w:rPrChange w:id="677" w:author="Christoffer Vissing" w:date="2023-08-28T15:47:00Z">
            <w:rPr>
              <w:rFonts w:ascii="Roboto" w:hAnsi="Roboto" w:cs="Times New Roman"/>
            </w:rPr>
          </w:rPrChange>
        </w:rPr>
        <w:t xml:space="preserve"> M, </w:t>
      </w:r>
      <w:proofErr w:type="spellStart"/>
      <w:r w:rsidRPr="00E86990">
        <w:rPr>
          <w:rFonts w:ascii="Roboto" w:hAnsi="Roboto" w:cs="Times New Roman"/>
          <w:lang w:val="en-US"/>
          <w:rPrChange w:id="678" w:author="Christoffer Vissing" w:date="2023-08-28T15:47:00Z">
            <w:rPr>
              <w:rFonts w:ascii="Roboto" w:hAnsi="Roboto" w:cs="Times New Roman"/>
            </w:rPr>
          </w:rPrChange>
        </w:rPr>
        <w:t>Valentova</w:t>
      </w:r>
      <w:proofErr w:type="spellEnd"/>
      <w:r w:rsidRPr="00E86990">
        <w:rPr>
          <w:rFonts w:ascii="Roboto" w:hAnsi="Roboto" w:cs="Times New Roman"/>
          <w:lang w:val="en-US"/>
          <w:rPrChange w:id="679" w:author="Christoffer Vissing" w:date="2023-08-28T15:47:00Z">
            <w:rPr>
              <w:rFonts w:ascii="Roboto" w:hAnsi="Roboto" w:cs="Times New Roman"/>
            </w:rPr>
          </w:rPrChange>
        </w:rPr>
        <w:t xml:space="preserve"> M, et al. Comparison of sarcopenia and cachexia in men with chronic heart failure: results from the Studies Investigating Co-morbidities Aggravating Heart Failure (SICA-HF). </w:t>
      </w:r>
      <w:proofErr w:type="spellStart"/>
      <w:r w:rsidRPr="00E86990">
        <w:rPr>
          <w:rFonts w:ascii="Roboto" w:hAnsi="Roboto" w:cs="Times New Roman"/>
          <w:i/>
          <w:iCs/>
          <w:lang w:val="en-US"/>
          <w:rPrChange w:id="680" w:author="Christoffer Vissing" w:date="2023-08-28T15:47:00Z">
            <w:rPr>
              <w:rFonts w:ascii="Roboto" w:hAnsi="Roboto" w:cs="Times New Roman"/>
              <w:i/>
              <w:iCs/>
            </w:rPr>
          </w:rPrChange>
        </w:rPr>
        <w:t>Eur</w:t>
      </w:r>
      <w:proofErr w:type="spellEnd"/>
      <w:r w:rsidRPr="00E86990">
        <w:rPr>
          <w:rFonts w:ascii="Roboto" w:hAnsi="Roboto" w:cs="Times New Roman"/>
          <w:i/>
          <w:iCs/>
          <w:lang w:val="en-US"/>
          <w:rPrChange w:id="681" w:author="Christoffer Vissing" w:date="2023-08-28T15:47:00Z">
            <w:rPr>
              <w:rFonts w:ascii="Roboto" w:hAnsi="Roboto" w:cs="Times New Roman"/>
              <w:i/>
              <w:iCs/>
            </w:rPr>
          </w:rPrChange>
        </w:rPr>
        <w:t xml:space="preserve"> J Heart Fail</w:t>
      </w:r>
      <w:r w:rsidRPr="00E86990">
        <w:rPr>
          <w:rFonts w:ascii="Roboto" w:hAnsi="Roboto" w:cs="Times New Roman"/>
          <w:lang w:val="en-US"/>
          <w:rPrChange w:id="682"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83" w:author="Christoffer Vissing" w:date="2023-08-28T15:47:00Z">
            <w:rPr>
              <w:rFonts w:ascii="Roboto" w:hAnsi="Roboto" w:cs="Times New Roman"/>
            </w:rPr>
          </w:rPrChange>
        </w:rPr>
        <w:t>2018;20:1580</w:t>
      </w:r>
      <w:proofErr w:type="gramEnd"/>
      <w:r w:rsidRPr="00E86990">
        <w:rPr>
          <w:rFonts w:ascii="Roboto" w:hAnsi="Roboto" w:cs="Times New Roman"/>
          <w:lang w:val="en-US"/>
          <w:rPrChange w:id="684" w:author="Christoffer Vissing" w:date="2023-08-28T15:47:00Z">
            <w:rPr>
              <w:rFonts w:ascii="Roboto" w:hAnsi="Roboto" w:cs="Times New Roman"/>
            </w:rPr>
          </w:rPrChange>
        </w:rPr>
        <w:t>–1587.</w:t>
      </w:r>
    </w:p>
    <w:p w14:paraId="32D2B1F9" w14:textId="77777777" w:rsidR="00E86990" w:rsidRPr="00E86990" w:rsidRDefault="00E86990" w:rsidP="00E86990">
      <w:pPr>
        <w:widowControl w:val="0"/>
        <w:autoSpaceDE w:val="0"/>
        <w:autoSpaceDN w:val="0"/>
        <w:adjustRightInd w:val="0"/>
        <w:rPr>
          <w:rFonts w:ascii="Roboto" w:hAnsi="Roboto" w:cs="Times New Roman"/>
          <w:lang w:val="en-US"/>
          <w:rPrChange w:id="685" w:author="Christoffer Vissing" w:date="2023-08-28T15:47:00Z">
            <w:rPr>
              <w:rFonts w:ascii="Roboto" w:hAnsi="Roboto" w:cs="Times New Roman"/>
            </w:rPr>
          </w:rPrChange>
        </w:rPr>
      </w:pPr>
      <w:r w:rsidRPr="00E86990">
        <w:rPr>
          <w:rFonts w:ascii="Roboto" w:hAnsi="Roboto" w:cs="Times New Roman"/>
          <w:lang w:val="en-US"/>
          <w:rPrChange w:id="686" w:author="Christoffer Vissing" w:date="2023-08-28T15:47:00Z">
            <w:rPr>
              <w:rFonts w:ascii="Roboto" w:hAnsi="Roboto" w:cs="Times New Roman"/>
            </w:rPr>
          </w:rPrChange>
        </w:rPr>
        <w:t xml:space="preserve">21. Suzuki T, </w:t>
      </w:r>
      <w:proofErr w:type="spellStart"/>
      <w:r w:rsidRPr="00E86990">
        <w:rPr>
          <w:rFonts w:ascii="Roboto" w:hAnsi="Roboto" w:cs="Times New Roman"/>
          <w:lang w:val="en-US"/>
          <w:rPrChange w:id="687" w:author="Christoffer Vissing" w:date="2023-08-28T15:47:00Z">
            <w:rPr>
              <w:rFonts w:ascii="Roboto" w:hAnsi="Roboto" w:cs="Times New Roman"/>
            </w:rPr>
          </w:rPrChange>
        </w:rPr>
        <w:t>Palus</w:t>
      </w:r>
      <w:proofErr w:type="spellEnd"/>
      <w:r w:rsidRPr="00E86990">
        <w:rPr>
          <w:rFonts w:ascii="Roboto" w:hAnsi="Roboto" w:cs="Times New Roman"/>
          <w:lang w:val="en-US"/>
          <w:rPrChange w:id="688" w:author="Christoffer Vissing" w:date="2023-08-28T15:47:00Z">
            <w:rPr>
              <w:rFonts w:ascii="Roboto" w:hAnsi="Roboto" w:cs="Times New Roman"/>
            </w:rPr>
          </w:rPrChange>
        </w:rPr>
        <w:t xml:space="preserve"> S, Springer J. Skeletal muscle wasting in chronic heart failure. </w:t>
      </w:r>
      <w:r w:rsidRPr="00E86990">
        <w:rPr>
          <w:rFonts w:ascii="Roboto" w:hAnsi="Roboto" w:cs="Times New Roman"/>
          <w:i/>
          <w:iCs/>
          <w:lang w:val="en-US"/>
          <w:rPrChange w:id="689" w:author="Christoffer Vissing" w:date="2023-08-28T15:47:00Z">
            <w:rPr>
              <w:rFonts w:ascii="Roboto" w:hAnsi="Roboto" w:cs="Times New Roman"/>
              <w:i/>
              <w:iCs/>
            </w:rPr>
          </w:rPrChange>
        </w:rPr>
        <w:t>ESC Heart Fail</w:t>
      </w:r>
      <w:r w:rsidRPr="00E86990">
        <w:rPr>
          <w:rFonts w:ascii="Roboto" w:hAnsi="Roboto" w:cs="Times New Roman"/>
          <w:lang w:val="en-US"/>
          <w:rPrChange w:id="690"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91" w:author="Christoffer Vissing" w:date="2023-08-28T15:47:00Z">
            <w:rPr>
              <w:rFonts w:ascii="Roboto" w:hAnsi="Roboto" w:cs="Times New Roman"/>
            </w:rPr>
          </w:rPrChange>
        </w:rPr>
        <w:t>2018;5:1099</w:t>
      </w:r>
      <w:proofErr w:type="gramEnd"/>
      <w:r w:rsidRPr="00E86990">
        <w:rPr>
          <w:rFonts w:ascii="Roboto" w:hAnsi="Roboto" w:cs="Times New Roman"/>
          <w:lang w:val="en-US"/>
          <w:rPrChange w:id="692" w:author="Christoffer Vissing" w:date="2023-08-28T15:47:00Z">
            <w:rPr>
              <w:rFonts w:ascii="Roboto" w:hAnsi="Roboto" w:cs="Times New Roman"/>
            </w:rPr>
          </w:rPrChange>
        </w:rPr>
        <w:t>–1107.</w:t>
      </w:r>
    </w:p>
    <w:p w14:paraId="58027592" w14:textId="77777777" w:rsidR="00E86990" w:rsidRPr="00E86990" w:rsidRDefault="00E86990" w:rsidP="00E86990">
      <w:pPr>
        <w:widowControl w:val="0"/>
        <w:autoSpaceDE w:val="0"/>
        <w:autoSpaceDN w:val="0"/>
        <w:adjustRightInd w:val="0"/>
        <w:rPr>
          <w:rFonts w:ascii="Roboto" w:hAnsi="Roboto" w:cs="Times New Roman"/>
          <w:lang w:val="en-US"/>
          <w:rPrChange w:id="693" w:author="Christoffer Vissing" w:date="2023-08-28T15:47:00Z">
            <w:rPr>
              <w:rFonts w:ascii="Roboto" w:hAnsi="Roboto" w:cs="Times New Roman"/>
            </w:rPr>
          </w:rPrChange>
        </w:rPr>
      </w:pPr>
      <w:r w:rsidRPr="00E86990">
        <w:rPr>
          <w:rFonts w:ascii="Roboto" w:hAnsi="Roboto" w:cs="Times New Roman"/>
          <w:lang w:val="en-US"/>
          <w:rPrChange w:id="694" w:author="Christoffer Vissing" w:date="2023-08-28T15:47:00Z">
            <w:rPr>
              <w:rFonts w:ascii="Roboto" w:hAnsi="Roboto" w:cs="Times New Roman"/>
            </w:rPr>
          </w:rPrChange>
        </w:rPr>
        <w:t xml:space="preserve">22. Huynh K, Ayers C, Butler J, et al. Association Between Thigh Muscle Fat Infiltration and Incident Heart Failure: The Health ABC Study. </w:t>
      </w:r>
      <w:r w:rsidRPr="00E86990">
        <w:rPr>
          <w:rFonts w:ascii="Roboto" w:hAnsi="Roboto" w:cs="Times New Roman"/>
          <w:i/>
          <w:iCs/>
          <w:lang w:val="en-US"/>
          <w:rPrChange w:id="695" w:author="Christoffer Vissing" w:date="2023-08-28T15:47:00Z">
            <w:rPr>
              <w:rFonts w:ascii="Roboto" w:hAnsi="Roboto" w:cs="Times New Roman"/>
              <w:i/>
              <w:iCs/>
            </w:rPr>
          </w:rPrChange>
        </w:rPr>
        <w:t>JACC Heart Fail</w:t>
      </w:r>
      <w:r w:rsidRPr="00E86990">
        <w:rPr>
          <w:rFonts w:ascii="Roboto" w:hAnsi="Roboto" w:cs="Times New Roman"/>
          <w:lang w:val="en-US"/>
          <w:rPrChange w:id="69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697" w:author="Christoffer Vissing" w:date="2023-08-28T15:47:00Z">
            <w:rPr>
              <w:rFonts w:ascii="Roboto" w:hAnsi="Roboto" w:cs="Times New Roman"/>
            </w:rPr>
          </w:rPrChange>
        </w:rPr>
        <w:t>2022;10:485</w:t>
      </w:r>
      <w:proofErr w:type="gramEnd"/>
      <w:r w:rsidRPr="00E86990">
        <w:rPr>
          <w:rFonts w:ascii="Roboto" w:hAnsi="Roboto" w:cs="Times New Roman"/>
          <w:lang w:val="en-US"/>
          <w:rPrChange w:id="698" w:author="Christoffer Vissing" w:date="2023-08-28T15:47:00Z">
            <w:rPr>
              <w:rFonts w:ascii="Roboto" w:hAnsi="Roboto" w:cs="Times New Roman"/>
            </w:rPr>
          </w:rPrChange>
        </w:rPr>
        <w:t>–493.</w:t>
      </w:r>
    </w:p>
    <w:p w14:paraId="71655341"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699" w:author="Christoffer Vissing" w:date="2023-08-28T15:47:00Z">
            <w:rPr>
              <w:rFonts w:ascii="Roboto" w:hAnsi="Roboto" w:cs="Times New Roman"/>
            </w:rPr>
          </w:rPrChange>
        </w:rPr>
        <w:t xml:space="preserve">23. Hershberger RE, </w:t>
      </w:r>
      <w:proofErr w:type="spellStart"/>
      <w:r w:rsidRPr="00E86990">
        <w:rPr>
          <w:rFonts w:ascii="Roboto" w:hAnsi="Roboto" w:cs="Times New Roman"/>
          <w:lang w:val="en-US"/>
          <w:rPrChange w:id="700" w:author="Christoffer Vissing" w:date="2023-08-28T15:47:00Z">
            <w:rPr>
              <w:rFonts w:ascii="Roboto" w:hAnsi="Roboto" w:cs="Times New Roman"/>
            </w:rPr>
          </w:rPrChange>
        </w:rPr>
        <w:t>Givertz</w:t>
      </w:r>
      <w:proofErr w:type="spellEnd"/>
      <w:r w:rsidRPr="00E86990">
        <w:rPr>
          <w:rFonts w:ascii="Roboto" w:hAnsi="Roboto" w:cs="Times New Roman"/>
          <w:lang w:val="en-US"/>
          <w:rPrChange w:id="701" w:author="Christoffer Vissing" w:date="2023-08-28T15:47:00Z">
            <w:rPr>
              <w:rFonts w:ascii="Roboto" w:hAnsi="Roboto" w:cs="Times New Roman"/>
            </w:rPr>
          </w:rPrChange>
        </w:rPr>
        <w:t xml:space="preserve"> MM, Ho CY, et al. Genetic evaluation of cardiomyopathy: a clinical practice resource of the American College of Medical Genetics and Genomics (ACMG). </w:t>
      </w:r>
      <w:r w:rsidRPr="00E86990">
        <w:rPr>
          <w:rFonts w:ascii="Roboto" w:hAnsi="Roboto" w:cs="Times New Roman"/>
          <w:i/>
          <w:iCs/>
        </w:rPr>
        <w:t>Genet Med</w:t>
      </w:r>
      <w:r w:rsidRPr="00E86990">
        <w:rPr>
          <w:rFonts w:ascii="Roboto" w:hAnsi="Roboto" w:cs="Times New Roman"/>
        </w:rPr>
        <w:t xml:space="preserve">. </w:t>
      </w:r>
      <w:proofErr w:type="gramStart"/>
      <w:r w:rsidRPr="00E86990">
        <w:rPr>
          <w:rFonts w:ascii="Roboto" w:hAnsi="Roboto" w:cs="Times New Roman"/>
        </w:rPr>
        <w:t>2018;20:899</w:t>
      </w:r>
      <w:proofErr w:type="gramEnd"/>
      <w:r w:rsidRPr="00E86990">
        <w:rPr>
          <w:rFonts w:ascii="Roboto" w:hAnsi="Roboto" w:cs="Times New Roman"/>
        </w:rPr>
        <w:t>–909.</w:t>
      </w:r>
    </w:p>
    <w:p w14:paraId="5737D00F"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24. </w:t>
      </w:r>
      <w:proofErr w:type="spellStart"/>
      <w:r w:rsidRPr="00E86990">
        <w:rPr>
          <w:rFonts w:ascii="Roboto" w:hAnsi="Roboto" w:cs="Times New Roman"/>
        </w:rPr>
        <w:t>Savarese</w:t>
      </w:r>
      <w:proofErr w:type="spellEnd"/>
      <w:r w:rsidRPr="00E86990">
        <w:rPr>
          <w:rFonts w:ascii="Roboto" w:hAnsi="Roboto" w:cs="Times New Roman"/>
        </w:rPr>
        <w:t xml:space="preserve"> M, </w:t>
      </w:r>
      <w:proofErr w:type="spellStart"/>
      <w:r w:rsidRPr="00E86990">
        <w:rPr>
          <w:rFonts w:ascii="Roboto" w:hAnsi="Roboto" w:cs="Times New Roman"/>
        </w:rPr>
        <w:t>Jonson</w:t>
      </w:r>
      <w:proofErr w:type="spellEnd"/>
      <w:r w:rsidRPr="00E86990">
        <w:rPr>
          <w:rFonts w:ascii="Roboto" w:hAnsi="Roboto" w:cs="Times New Roman"/>
        </w:rPr>
        <w:t xml:space="preserve"> PH, </w:t>
      </w:r>
      <w:proofErr w:type="spellStart"/>
      <w:r w:rsidRPr="00E86990">
        <w:rPr>
          <w:rFonts w:ascii="Roboto" w:hAnsi="Roboto" w:cs="Times New Roman"/>
        </w:rPr>
        <w:t>Huovinen</w:t>
      </w:r>
      <w:proofErr w:type="spellEnd"/>
      <w:r w:rsidRPr="00E86990">
        <w:rPr>
          <w:rFonts w:ascii="Roboto" w:hAnsi="Roboto" w:cs="Times New Roman"/>
        </w:rPr>
        <w:t xml:space="preserve"> S, et al. </w:t>
      </w:r>
      <w:r w:rsidRPr="00E86990">
        <w:rPr>
          <w:rFonts w:ascii="Roboto" w:hAnsi="Roboto" w:cs="Times New Roman"/>
          <w:lang w:val="en-US"/>
          <w:rPrChange w:id="702" w:author="Christoffer Vissing" w:date="2023-08-28T15:47:00Z">
            <w:rPr>
              <w:rFonts w:ascii="Roboto" w:hAnsi="Roboto" w:cs="Times New Roman"/>
            </w:rPr>
          </w:rPrChange>
        </w:rPr>
        <w:t xml:space="preserve">The complexity of titin splicing pattern in human adult skeletal muscles. </w:t>
      </w:r>
      <w:r w:rsidRPr="00E86990">
        <w:rPr>
          <w:rFonts w:ascii="Roboto" w:hAnsi="Roboto" w:cs="Times New Roman"/>
          <w:i/>
          <w:iCs/>
        </w:rPr>
        <w:t xml:space="preserve">Skelet </w:t>
      </w:r>
      <w:proofErr w:type="spellStart"/>
      <w:r w:rsidRPr="00E86990">
        <w:rPr>
          <w:rFonts w:ascii="Roboto" w:hAnsi="Roboto" w:cs="Times New Roman"/>
          <w:i/>
          <w:iCs/>
        </w:rPr>
        <w:t>Muscle</w:t>
      </w:r>
      <w:proofErr w:type="spellEnd"/>
      <w:r w:rsidRPr="00E86990">
        <w:rPr>
          <w:rFonts w:ascii="Roboto" w:hAnsi="Roboto" w:cs="Times New Roman"/>
        </w:rPr>
        <w:t>. 2018;8.</w:t>
      </w:r>
    </w:p>
    <w:p w14:paraId="1335BB6D" w14:textId="77777777" w:rsidR="00E86990" w:rsidRPr="00E86990" w:rsidRDefault="00E86990" w:rsidP="00E86990">
      <w:pPr>
        <w:widowControl w:val="0"/>
        <w:autoSpaceDE w:val="0"/>
        <w:autoSpaceDN w:val="0"/>
        <w:adjustRightInd w:val="0"/>
        <w:rPr>
          <w:rFonts w:ascii="Roboto" w:hAnsi="Roboto" w:cs="Times New Roman"/>
          <w:lang w:val="en-US"/>
          <w:rPrChange w:id="703" w:author="Christoffer Vissing" w:date="2023-08-28T15:47:00Z">
            <w:rPr>
              <w:rFonts w:ascii="Roboto" w:hAnsi="Roboto" w:cs="Times New Roman"/>
            </w:rPr>
          </w:rPrChange>
        </w:rPr>
      </w:pPr>
      <w:r w:rsidRPr="00E86990">
        <w:rPr>
          <w:rFonts w:ascii="Roboto" w:hAnsi="Roboto" w:cs="Times New Roman"/>
        </w:rPr>
        <w:t xml:space="preserve">25. </w:t>
      </w:r>
      <w:proofErr w:type="spellStart"/>
      <w:r w:rsidRPr="00E86990">
        <w:rPr>
          <w:rFonts w:ascii="Roboto" w:hAnsi="Roboto" w:cs="Times New Roman"/>
        </w:rPr>
        <w:t>Savarese</w:t>
      </w:r>
      <w:proofErr w:type="spellEnd"/>
      <w:r w:rsidRPr="00E86990">
        <w:rPr>
          <w:rFonts w:ascii="Roboto" w:hAnsi="Roboto" w:cs="Times New Roman"/>
        </w:rPr>
        <w:t xml:space="preserve"> M, Maggi L, </w:t>
      </w:r>
      <w:proofErr w:type="spellStart"/>
      <w:r w:rsidRPr="00E86990">
        <w:rPr>
          <w:rFonts w:ascii="Roboto" w:hAnsi="Roboto" w:cs="Times New Roman"/>
        </w:rPr>
        <w:t>Vihola</w:t>
      </w:r>
      <w:proofErr w:type="spellEnd"/>
      <w:r w:rsidRPr="00E86990">
        <w:rPr>
          <w:rFonts w:ascii="Roboto" w:hAnsi="Roboto" w:cs="Times New Roman"/>
        </w:rPr>
        <w:t xml:space="preserve"> A, et al. </w:t>
      </w:r>
      <w:r w:rsidRPr="00E86990">
        <w:rPr>
          <w:rFonts w:ascii="Roboto" w:hAnsi="Roboto" w:cs="Times New Roman"/>
          <w:lang w:val="en-US"/>
          <w:rPrChange w:id="704" w:author="Christoffer Vissing" w:date="2023-08-28T15:47:00Z">
            <w:rPr>
              <w:rFonts w:ascii="Roboto" w:hAnsi="Roboto" w:cs="Times New Roman"/>
            </w:rPr>
          </w:rPrChange>
        </w:rPr>
        <w:t xml:space="preserve">Interpreting Genetic Variants in Titin in Patients With Muscle Disorders. </w:t>
      </w:r>
      <w:r w:rsidRPr="00E86990">
        <w:rPr>
          <w:rFonts w:ascii="Roboto" w:hAnsi="Roboto" w:cs="Times New Roman"/>
          <w:i/>
          <w:iCs/>
          <w:lang w:val="en-US"/>
          <w:rPrChange w:id="705" w:author="Christoffer Vissing" w:date="2023-08-28T15:47:00Z">
            <w:rPr>
              <w:rFonts w:ascii="Roboto" w:hAnsi="Roboto" w:cs="Times New Roman"/>
              <w:i/>
              <w:iCs/>
            </w:rPr>
          </w:rPrChange>
        </w:rPr>
        <w:t>JAMA Neurol</w:t>
      </w:r>
      <w:r w:rsidRPr="00E86990">
        <w:rPr>
          <w:rFonts w:ascii="Roboto" w:hAnsi="Roboto" w:cs="Times New Roman"/>
          <w:lang w:val="en-US"/>
          <w:rPrChange w:id="70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07" w:author="Christoffer Vissing" w:date="2023-08-28T15:47:00Z">
            <w:rPr>
              <w:rFonts w:ascii="Roboto" w:hAnsi="Roboto" w:cs="Times New Roman"/>
            </w:rPr>
          </w:rPrChange>
        </w:rPr>
        <w:t>2018;75:557</w:t>
      </w:r>
      <w:proofErr w:type="gramEnd"/>
      <w:r w:rsidRPr="00E86990">
        <w:rPr>
          <w:rFonts w:ascii="Roboto" w:hAnsi="Roboto" w:cs="Times New Roman"/>
          <w:lang w:val="en-US"/>
          <w:rPrChange w:id="708" w:author="Christoffer Vissing" w:date="2023-08-28T15:47:00Z">
            <w:rPr>
              <w:rFonts w:ascii="Roboto" w:hAnsi="Roboto" w:cs="Times New Roman"/>
            </w:rPr>
          </w:rPrChange>
        </w:rPr>
        <w:t>–565.</w:t>
      </w:r>
    </w:p>
    <w:p w14:paraId="0F63EE43" w14:textId="77777777" w:rsidR="00E86990" w:rsidRPr="00E86990" w:rsidRDefault="00E86990" w:rsidP="00E86990">
      <w:pPr>
        <w:widowControl w:val="0"/>
        <w:autoSpaceDE w:val="0"/>
        <w:autoSpaceDN w:val="0"/>
        <w:adjustRightInd w:val="0"/>
        <w:rPr>
          <w:rFonts w:ascii="Roboto" w:hAnsi="Roboto" w:cs="Times New Roman"/>
          <w:lang w:val="en-US"/>
          <w:rPrChange w:id="709" w:author="Christoffer Vissing" w:date="2023-08-28T15:47:00Z">
            <w:rPr>
              <w:rFonts w:ascii="Roboto" w:hAnsi="Roboto" w:cs="Times New Roman"/>
            </w:rPr>
          </w:rPrChange>
        </w:rPr>
      </w:pPr>
      <w:r w:rsidRPr="00E86990">
        <w:rPr>
          <w:rFonts w:ascii="Roboto" w:hAnsi="Roboto" w:cs="Times New Roman"/>
          <w:lang w:val="en-US"/>
          <w:rPrChange w:id="710" w:author="Christoffer Vissing" w:date="2023-08-28T15:47:00Z">
            <w:rPr>
              <w:rFonts w:ascii="Roboto" w:hAnsi="Roboto" w:cs="Times New Roman"/>
            </w:rPr>
          </w:rPrChange>
        </w:rPr>
        <w:t xml:space="preserve">26. </w:t>
      </w:r>
      <w:proofErr w:type="spellStart"/>
      <w:r w:rsidRPr="00E86990">
        <w:rPr>
          <w:rFonts w:ascii="Roboto" w:hAnsi="Roboto" w:cs="Times New Roman"/>
          <w:lang w:val="en-US"/>
          <w:rPrChange w:id="711" w:author="Christoffer Vissing" w:date="2023-08-28T15:47:00Z">
            <w:rPr>
              <w:rFonts w:ascii="Roboto" w:hAnsi="Roboto" w:cs="Times New Roman"/>
            </w:rPr>
          </w:rPrChange>
        </w:rPr>
        <w:t>Krag</w:t>
      </w:r>
      <w:proofErr w:type="spellEnd"/>
      <w:r w:rsidRPr="00E86990">
        <w:rPr>
          <w:rFonts w:ascii="Roboto" w:hAnsi="Roboto" w:cs="Times New Roman"/>
          <w:lang w:val="en-US"/>
          <w:rPrChange w:id="712" w:author="Christoffer Vissing" w:date="2023-08-28T15:47:00Z">
            <w:rPr>
              <w:rFonts w:ascii="Roboto" w:hAnsi="Roboto" w:cs="Times New Roman"/>
            </w:rPr>
          </w:rPrChange>
        </w:rPr>
        <w:t xml:space="preserve"> TO, </w:t>
      </w:r>
      <w:proofErr w:type="spellStart"/>
      <w:r w:rsidRPr="00E86990">
        <w:rPr>
          <w:rFonts w:ascii="Roboto" w:hAnsi="Roboto" w:cs="Times New Roman"/>
          <w:lang w:val="en-US"/>
          <w:rPrChange w:id="713" w:author="Christoffer Vissing" w:date="2023-08-28T15:47:00Z">
            <w:rPr>
              <w:rFonts w:ascii="Roboto" w:hAnsi="Roboto" w:cs="Times New Roman"/>
            </w:rPr>
          </w:rPrChange>
        </w:rPr>
        <w:t>Pinós</w:t>
      </w:r>
      <w:proofErr w:type="spellEnd"/>
      <w:r w:rsidRPr="00E86990">
        <w:rPr>
          <w:rFonts w:ascii="Roboto" w:hAnsi="Roboto" w:cs="Times New Roman"/>
          <w:lang w:val="en-US"/>
          <w:rPrChange w:id="714" w:author="Christoffer Vissing" w:date="2023-08-28T15:47:00Z">
            <w:rPr>
              <w:rFonts w:ascii="Roboto" w:hAnsi="Roboto" w:cs="Times New Roman"/>
            </w:rPr>
          </w:rPrChange>
        </w:rPr>
        <w:t xml:space="preserve"> T, Nielsen TL, </w:t>
      </w:r>
      <w:proofErr w:type="spellStart"/>
      <w:r w:rsidRPr="00E86990">
        <w:rPr>
          <w:rFonts w:ascii="Roboto" w:hAnsi="Roboto" w:cs="Times New Roman"/>
          <w:lang w:val="en-US"/>
          <w:rPrChange w:id="715" w:author="Christoffer Vissing" w:date="2023-08-28T15:47:00Z">
            <w:rPr>
              <w:rFonts w:ascii="Roboto" w:hAnsi="Roboto" w:cs="Times New Roman"/>
            </w:rPr>
          </w:rPrChange>
        </w:rPr>
        <w:t>Brull</w:t>
      </w:r>
      <w:proofErr w:type="spellEnd"/>
      <w:r w:rsidRPr="00E86990">
        <w:rPr>
          <w:rFonts w:ascii="Roboto" w:hAnsi="Roboto" w:cs="Times New Roman"/>
          <w:lang w:val="en-US"/>
          <w:rPrChange w:id="716" w:author="Christoffer Vissing" w:date="2023-08-28T15:47:00Z">
            <w:rPr>
              <w:rFonts w:ascii="Roboto" w:hAnsi="Roboto" w:cs="Times New Roman"/>
            </w:rPr>
          </w:rPrChange>
        </w:rPr>
        <w:t xml:space="preserve"> A, Andreu AL, Vissing J. Differential Muscle Involvement in Mice and Humans Affected by McArdle Disease. </w:t>
      </w:r>
      <w:r w:rsidRPr="00E86990">
        <w:rPr>
          <w:rFonts w:ascii="Roboto" w:hAnsi="Roboto" w:cs="Times New Roman"/>
          <w:i/>
          <w:iCs/>
          <w:lang w:val="en-US"/>
          <w:rPrChange w:id="717" w:author="Christoffer Vissing" w:date="2023-08-28T15:47:00Z">
            <w:rPr>
              <w:rFonts w:ascii="Roboto" w:hAnsi="Roboto" w:cs="Times New Roman"/>
              <w:i/>
              <w:iCs/>
            </w:rPr>
          </w:rPrChange>
        </w:rPr>
        <w:t xml:space="preserve">J </w:t>
      </w:r>
      <w:proofErr w:type="spellStart"/>
      <w:r w:rsidRPr="00E86990">
        <w:rPr>
          <w:rFonts w:ascii="Roboto" w:hAnsi="Roboto" w:cs="Times New Roman"/>
          <w:i/>
          <w:iCs/>
          <w:lang w:val="en-US"/>
          <w:rPrChange w:id="718" w:author="Christoffer Vissing" w:date="2023-08-28T15:47:00Z">
            <w:rPr>
              <w:rFonts w:ascii="Roboto" w:hAnsi="Roboto" w:cs="Times New Roman"/>
              <w:i/>
              <w:iCs/>
            </w:rPr>
          </w:rPrChange>
        </w:rPr>
        <w:t>Neuropathol</w:t>
      </w:r>
      <w:proofErr w:type="spellEnd"/>
      <w:r w:rsidRPr="00E86990">
        <w:rPr>
          <w:rFonts w:ascii="Roboto" w:hAnsi="Roboto" w:cs="Times New Roman"/>
          <w:i/>
          <w:iCs/>
          <w:lang w:val="en-US"/>
          <w:rPrChange w:id="719" w:author="Christoffer Vissing" w:date="2023-08-28T15:47:00Z">
            <w:rPr>
              <w:rFonts w:ascii="Roboto" w:hAnsi="Roboto" w:cs="Times New Roman"/>
              <w:i/>
              <w:iCs/>
            </w:rPr>
          </w:rPrChange>
        </w:rPr>
        <w:t xml:space="preserve"> Exp Neurol</w:t>
      </w:r>
      <w:r w:rsidRPr="00E86990">
        <w:rPr>
          <w:rFonts w:ascii="Roboto" w:hAnsi="Roboto" w:cs="Times New Roman"/>
          <w:lang w:val="en-US"/>
          <w:rPrChange w:id="720"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21" w:author="Christoffer Vissing" w:date="2023-08-28T15:47:00Z">
            <w:rPr>
              <w:rFonts w:ascii="Roboto" w:hAnsi="Roboto" w:cs="Times New Roman"/>
            </w:rPr>
          </w:rPrChange>
        </w:rPr>
        <w:t>2016;75:441</w:t>
      </w:r>
      <w:proofErr w:type="gramEnd"/>
      <w:r w:rsidRPr="00E86990">
        <w:rPr>
          <w:rFonts w:ascii="Roboto" w:hAnsi="Roboto" w:cs="Times New Roman"/>
          <w:lang w:val="en-US"/>
          <w:rPrChange w:id="722" w:author="Christoffer Vissing" w:date="2023-08-28T15:47:00Z">
            <w:rPr>
              <w:rFonts w:ascii="Roboto" w:hAnsi="Roboto" w:cs="Times New Roman"/>
            </w:rPr>
          </w:rPrChange>
        </w:rPr>
        <w:t>–454.</w:t>
      </w:r>
    </w:p>
    <w:p w14:paraId="07B83385" w14:textId="77777777" w:rsidR="00E86990" w:rsidRPr="00E86990" w:rsidRDefault="00E86990" w:rsidP="00E86990">
      <w:pPr>
        <w:widowControl w:val="0"/>
        <w:autoSpaceDE w:val="0"/>
        <w:autoSpaceDN w:val="0"/>
        <w:adjustRightInd w:val="0"/>
        <w:rPr>
          <w:rFonts w:ascii="Roboto" w:hAnsi="Roboto" w:cs="Times New Roman"/>
          <w:lang w:val="en-US"/>
          <w:rPrChange w:id="723" w:author="Christoffer Vissing" w:date="2023-08-28T15:47:00Z">
            <w:rPr>
              <w:rFonts w:ascii="Roboto" w:hAnsi="Roboto" w:cs="Times New Roman"/>
            </w:rPr>
          </w:rPrChange>
        </w:rPr>
      </w:pPr>
      <w:r w:rsidRPr="00E86990">
        <w:rPr>
          <w:rFonts w:ascii="Roboto" w:hAnsi="Roboto" w:cs="Times New Roman"/>
          <w:lang w:val="en-US"/>
          <w:rPrChange w:id="724" w:author="Christoffer Vissing" w:date="2023-08-28T15:47:00Z">
            <w:rPr>
              <w:rFonts w:ascii="Roboto" w:hAnsi="Roboto" w:cs="Times New Roman"/>
            </w:rPr>
          </w:rPrChange>
        </w:rPr>
        <w:t xml:space="preserve">27. McKay MJ, Baldwin JN, Ferreira P, et al. Normative reference values for strength and flexibility of 1,000 children and adults. </w:t>
      </w:r>
      <w:r w:rsidRPr="00E86990">
        <w:rPr>
          <w:rFonts w:ascii="Roboto" w:hAnsi="Roboto" w:cs="Times New Roman"/>
          <w:i/>
          <w:iCs/>
          <w:lang w:val="en-US"/>
          <w:rPrChange w:id="725" w:author="Christoffer Vissing" w:date="2023-08-28T15:47:00Z">
            <w:rPr>
              <w:rFonts w:ascii="Roboto" w:hAnsi="Roboto" w:cs="Times New Roman"/>
              <w:i/>
              <w:iCs/>
            </w:rPr>
          </w:rPrChange>
        </w:rPr>
        <w:t>Neurology</w:t>
      </w:r>
      <w:r w:rsidRPr="00E86990">
        <w:rPr>
          <w:rFonts w:ascii="Roboto" w:hAnsi="Roboto" w:cs="Times New Roman"/>
          <w:lang w:val="en-US"/>
          <w:rPrChange w:id="726"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27" w:author="Christoffer Vissing" w:date="2023-08-28T15:47:00Z">
            <w:rPr>
              <w:rFonts w:ascii="Roboto" w:hAnsi="Roboto" w:cs="Times New Roman"/>
            </w:rPr>
          </w:rPrChange>
        </w:rPr>
        <w:t>2017;88:36</w:t>
      </w:r>
      <w:proofErr w:type="gramEnd"/>
      <w:r w:rsidRPr="00E86990">
        <w:rPr>
          <w:rFonts w:ascii="Roboto" w:hAnsi="Roboto" w:cs="Times New Roman"/>
          <w:lang w:val="en-US"/>
          <w:rPrChange w:id="728" w:author="Christoffer Vissing" w:date="2023-08-28T15:47:00Z">
            <w:rPr>
              <w:rFonts w:ascii="Roboto" w:hAnsi="Roboto" w:cs="Times New Roman"/>
            </w:rPr>
          </w:rPrChange>
        </w:rPr>
        <w:t>–43.</w:t>
      </w:r>
    </w:p>
    <w:p w14:paraId="409D2B1D" w14:textId="77777777" w:rsidR="00E86990" w:rsidRPr="00E86990" w:rsidRDefault="00E86990" w:rsidP="00E86990">
      <w:pPr>
        <w:widowControl w:val="0"/>
        <w:autoSpaceDE w:val="0"/>
        <w:autoSpaceDN w:val="0"/>
        <w:adjustRightInd w:val="0"/>
        <w:rPr>
          <w:rFonts w:ascii="Roboto" w:hAnsi="Roboto" w:cs="Times New Roman"/>
          <w:lang w:val="en-US"/>
          <w:rPrChange w:id="729" w:author="Christoffer Vissing" w:date="2023-08-28T15:47:00Z">
            <w:rPr>
              <w:rFonts w:ascii="Roboto" w:hAnsi="Roboto" w:cs="Times New Roman"/>
            </w:rPr>
          </w:rPrChange>
        </w:rPr>
      </w:pPr>
      <w:r w:rsidRPr="00E86990">
        <w:rPr>
          <w:rFonts w:ascii="Roboto" w:hAnsi="Roboto" w:cs="Times New Roman"/>
          <w:lang w:val="en-US"/>
          <w:rPrChange w:id="730" w:author="Christoffer Vissing" w:date="2023-08-28T15:47:00Z">
            <w:rPr>
              <w:rFonts w:ascii="Roboto" w:hAnsi="Roboto" w:cs="Times New Roman"/>
            </w:rPr>
          </w:rPrChange>
        </w:rPr>
        <w:t xml:space="preserve">28. </w:t>
      </w:r>
      <w:proofErr w:type="spellStart"/>
      <w:r w:rsidRPr="00E86990">
        <w:rPr>
          <w:rFonts w:ascii="Roboto" w:hAnsi="Roboto" w:cs="Times New Roman"/>
          <w:lang w:val="en-US"/>
          <w:rPrChange w:id="731" w:author="Christoffer Vissing" w:date="2023-08-28T15:47:00Z">
            <w:rPr>
              <w:rFonts w:ascii="Roboto" w:hAnsi="Roboto" w:cs="Times New Roman"/>
            </w:rPr>
          </w:rPrChange>
        </w:rPr>
        <w:t>Fogelholm</w:t>
      </w:r>
      <w:proofErr w:type="spellEnd"/>
      <w:r w:rsidRPr="00E86990">
        <w:rPr>
          <w:rFonts w:ascii="Roboto" w:hAnsi="Roboto" w:cs="Times New Roman"/>
          <w:lang w:val="en-US"/>
          <w:rPrChange w:id="732" w:author="Christoffer Vissing" w:date="2023-08-28T15:47:00Z">
            <w:rPr>
              <w:rFonts w:ascii="Roboto" w:hAnsi="Roboto" w:cs="Times New Roman"/>
            </w:rPr>
          </w:rPrChange>
        </w:rPr>
        <w:t xml:space="preserve"> M, </w:t>
      </w:r>
      <w:proofErr w:type="spellStart"/>
      <w:r w:rsidRPr="00E86990">
        <w:rPr>
          <w:rFonts w:ascii="Roboto" w:hAnsi="Roboto" w:cs="Times New Roman"/>
          <w:lang w:val="en-US"/>
          <w:rPrChange w:id="733" w:author="Christoffer Vissing" w:date="2023-08-28T15:47:00Z">
            <w:rPr>
              <w:rFonts w:ascii="Roboto" w:hAnsi="Roboto" w:cs="Times New Roman"/>
            </w:rPr>
          </w:rPrChange>
        </w:rPr>
        <w:t>Malmberg</w:t>
      </w:r>
      <w:proofErr w:type="spellEnd"/>
      <w:r w:rsidRPr="00E86990">
        <w:rPr>
          <w:rFonts w:ascii="Roboto" w:hAnsi="Roboto" w:cs="Times New Roman"/>
          <w:lang w:val="en-US"/>
          <w:rPrChange w:id="734" w:author="Christoffer Vissing" w:date="2023-08-28T15:47:00Z">
            <w:rPr>
              <w:rFonts w:ascii="Roboto" w:hAnsi="Roboto" w:cs="Times New Roman"/>
            </w:rPr>
          </w:rPrChange>
        </w:rPr>
        <w:t xml:space="preserve"> J, Suni J, et al. International Physical Activity Questionnaire: Validity against Fitness. </w:t>
      </w:r>
      <w:r w:rsidRPr="00E86990">
        <w:rPr>
          <w:rFonts w:ascii="Roboto" w:hAnsi="Roboto" w:cs="Times New Roman"/>
          <w:i/>
          <w:iCs/>
          <w:lang w:val="en-US"/>
          <w:rPrChange w:id="735" w:author="Christoffer Vissing" w:date="2023-08-28T15:47:00Z">
            <w:rPr>
              <w:rFonts w:ascii="Roboto" w:hAnsi="Roboto" w:cs="Times New Roman"/>
              <w:i/>
              <w:iCs/>
            </w:rPr>
          </w:rPrChange>
        </w:rPr>
        <w:t xml:space="preserve">Med Sci Sports </w:t>
      </w:r>
      <w:proofErr w:type="spellStart"/>
      <w:r w:rsidRPr="00E86990">
        <w:rPr>
          <w:rFonts w:ascii="Roboto" w:hAnsi="Roboto" w:cs="Times New Roman"/>
          <w:i/>
          <w:iCs/>
          <w:lang w:val="en-US"/>
          <w:rPrChange w:id="736" w:author="Christoffer Vissing" w:date="2023-08-28T15:47:00Z">
            <w:rPr>
              <w:rFonts w:ascii="Roboto" w:hAnsi="Roboto" w:cs="Times New Roman"/>
              <w:i/>
              <w:iCs/>
            </w:rPr>
          </w:rPrChange>
        </w:rPr>
        <w:t>Exerc</w:t>
      </w:r>
      <w:proofErr w:type="spellEnd"/>
      <w:r w:rsidRPr="00E86990">
        <w:rPr>
          <w:rFonts w:ascii="Roboto" w:hAnsi="Roboto" w:cs="Times New Roman"/>
          <w:lang w:val="en-US"/>
          <w:rPrChange w:id="737"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38" w:author="Christoffer Vissing" w:date="2023-08-28T15:47:00Z">
            <w:rPr>
              <w:rFonts w:ascii="Roboto" w:hAnsi="Roboto" w:cs="Times New Roman"/>
            </w:rPr>
          </w:rPrChange>
        </w:rPr>
        <w:t>2006;38:753</w:t>
      </w:r>
      <w:proofErr w:type="gramEnd"/>
      <w:r w:rsidRPr="00E86990">
        <w:rPr>
          <w:rFonts w:ascii="Roboto" w:hAnsi="Roboto" w:cs="Times New Roman"/>
          <w:lang w:val="en-US"/>
          <w:rPrChange w:id="739" w:author="Christoffer Vissing" w:date="2023-08-28T15:47:00Z">
            <w:rPr>
              <w:rFonts w:ascii="Roboto" w:hAnsi="Roboto" w:cs="Times New Roman"/>
            </w:rPr>
          </w:rPrChange>
        </w:rPr>
        <w:t>–760.</w:t>
      </w:r>
    </w:p>
    <w:p w14:paraId="688BE168" w14:textId="77777777" w:rsidR="00E86990" w:rsidRPr="00E86990" w:rsidRDefault="00E86990" w:rsidP="00E86990">
      <w:pPr>
        <w:widowControl w:val="0"/>
        <w:autoSpaceDE w:val="0"/>
        <w:autoSpaceDN w:val="0"/>
        <w:adjustRightInd w:val="0"/>
        <w:rPr>
          <w:rFonts w:ascii="Roboto" w:hAnsi="Roboto" w:cs="Times New Roman"/>
          <w:lang w:val="en-US"/>
          <w:rPrChange w:id="740" w:author="Christoffer Vissing" w:date="2023-08-28T15:47:00Z">
            <w:rPr>
              <w:rFonts w:ascii="Roboto" w:hAnsi="Roboto" w:cs="Times New Roman"/>
            </w:rPr>
          </w:rPrChange>
        </w:rPr>
      </w:pPr>
      <w:r w:rsidRPr="00E86990">
        <w:rPr>
          <w:rFonts w:ascii="Roboto" w:hAnsi="Roboto" w:cs="Times New Roman"/>
          <w:lang w:val="en-US"/>
          <w:rPrChange w:id="741" w:author="Christoffer Vissing" w:date="2023-08-28T15:47:00Z">
            <w:rPr>
              <w:rFonts w:ascii="Roboto" w:hAnsi="Roboto" w:cs="Times New Roman"/>
            </w:rPr>
          </w:rPrChange>
        </w:rPr>
        <w:t xml:space="preserve">29. </w:t>
      </w:r>
      <w:proofErr w:type="spellStart"/>
      <w:r w:rsidRPr="00E86990">
        <w:rPr>
          <w:rFonts w:ascii="Roboto" w:hAnsi="Roboto" w:cs="Times New Roman"/>
          <w:lang w:val="en-US"/>
          <w:rPrChange w:id="742" w:author="Christoffer Vissing" w:date="2023-08-28T15:47:00Z">
            <w:rPr>
              <w:rFonts w:ascii="Roboto" w:hAnsi="Roboto" w:cs="Times New Roman"/>
            </w:rPr>
          </w:rPrChange>
        </w:rPr>
        <w:t>Dahlqvist</w:t>
      </w:r>
      <w:proofErr w:type="spellEnd"/>
      <w:r w:rsidRPr="00E86990">
        <w:rPr>
          <w:rFonts w:ascii="Roboto" w:hAnsi="Roboto" w:cs="Times New Roman"/>
          <w:lang w:val="en-US"/>
          <w:rPrChange w:id="743" w:author="Christoffer Vissing" w:date="2023-08-28T15:47:00Z">
            <w:rPr>
              <w:rFonts w:ascii="Roboto" w:hAnsi="Roboto" w:cs="Times New Roman"/>
            </w:rPr>
          </w:rPrChange>
        </w:rPr>
        <w:t xml:space="preserve"> JR, Vissing CR, Thomsen C, Vissing J. Severe paraspinal muscle involvement in facioscapulohumeral muscular dystrophy. </w:t>
      </w:r>
      <w:r w:rsidRPr="00E86990">
        <w:rPr>
          <w:rFonts w:ascii="Roboto" w:hAnsi="Roboto" w:cs="Times New Roman"/>
          <w:i/>
          <w:iCs/>
          <w:lang w:val="en-US"/>
          <w:rPrChange w:id="744" w:author="Christoffer Vissing" w:date="2023-08-28T15:47:00Z">
            <w:rPr>
              <w:rFonts w:ascii="Roboto" w:hAnsi="Roboto" w:cs="Times New Roman"/>
              <w:i/>
              <w:iCs/>
            </w:rPr>
          </w:rPrChange>
        </w:rPr>
        <w:t>Neurology</w:t>
      </w:r>
      <w:r w:rsidRPr="00E86990">
        <w:rPr>
          <w:rFonts w:ascii="Roboto" w:hAnsi="Roboto" w:cs="Times New Roman"/>
          <w:lang w:val="en-US"/>
          <w:rPrChange w:id="745"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46" w:author="Christoffer Vissing" w:date="2023-08-28T15:47:00Z">
            <w:rPr>
              <w:rFonts w:ascii="Roboto" w:hAnsi="Roboto" w:cs="Times New Roman"/>
            </w:rPr>
          </w:rPrChange>
        </w:rPr>
        <w:t>2014;83:1178</w:t>
      </w:r>
      <w:proofErr w:type="gramEnd"/>
      <w:r w:rsidRPr="00E86990">
        <w:rPr>
          <w:rFonts w:ascii="Roboto" w:hAnsi="Roboto" w:cs="Times New Roman"/>
          <w:lang w:val="en-US"/>
          <w:rPrChange w:id="747" w:author="Christoffer Vissing" w:date="2023-08-28T15:47:00Z">
            <w:rPr>
              <w:rFonts w:ascii="Roboto" w:hAnsi="Roboto" w:cs="Times New Roman"/>
            </w:rPr>
          </w:rPrChange>
        </w:rPr>
        <w:t>–1183.</w:t>
      </w:r>
    </w:p>
    <w:p w14:paraId="595345DF"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748" w:author="Christoffer Vissing" w:date="2023-08-28T15:47:00Z">
            <w:rPr>
              <w:rFonts w:ascii="Roboto" w:hAnsi="Roboto" w:cs="Times New Roman"/>
            </w:rPr>
          </w:rPrChange>
        </w:rPr>
        <w:t xml:space="preserve">30. </w:t>
      </w:r>
      <w:proofErr w:type="spellStart"/>
      <w:r w:rsidRPr="00E86990">
        <w:rPr>
          <w:rFonts w:ascii="Roboto" w:hAnsi="Roboto" w:cs="Times New Roman"/>
          <w:lang w:val="en-US"/>
          <w:rPrChange w:id="749" w:author="Christoffer Vissing" w:date="2023-08-28T15:47:00Z">
            <w:rPr>
              <w:rFonts w:ascii="Roboto" w:hAnsi="Roboto" w:cs="Times New Roman"/>
            </w:rPr>
          </w:rPrChange>
        </w:rPr>
        <w:t>Dahlqvist</w:t>
      </w:r>
      <w:proofErr w:type="spellEnd"/>
      <w:r w:rsidRPr="00E86990">
        <w:rPr>
          <w:rFonts w:ascii="Roboto" w:hAnsi="Roboto" w:cs="Times New Roman"/>
          <w:lang w:val="en-US"/>
          <w:rPrChange w:id="750" w:author="Christoffer Vissing" w:date="2023-08-28T15:47:00Z">
            <w:rPr>
              <w:rFonts w:ascii="Roboto" w:hAnsi="Roboto" w:cs="Times New Roman"/>
            </w:rPr>
          </w:rPrChange>
        </w:rPr>
        <w:t xml:space="preserve"> JR, Vissing CR, </w:t>
      </w:r>
      <w:proofErr w:type="spellStart"/>
      <w:r w:rsidRPr="00E86990">
        <w:rPr>
          <w:rFonts w:ascii="Roboto" w:hAnsi="Roboto" w:cs="Times New Roman"/>
          <w:lang w:val="en-US"/>
          <w:rPrChange w:id="751" w:author="Christoffer Vissing" w:date="2023-08-28T15:47:00Z">
            <w:rPr>
              <w:rFonts w:ascii="Roboto" w:hAnsi="Roboto" w:cs="Times New Roman"/>
            </w:rPr>
          </w:rPrChange>
        </w:rPr>
        <w:t>Hedermann</w:t>
      </w:r>
      <w:proofErr w:type="spellEnd"/>
      <w:r w:rsidRPr="00E86990">
        <w:rPr>
          <w:rFonts w:ascii="Roboto" w:hAnsi="Roboto" w:cs="Times New Roman"/>
          <w:lang w:val="en-US"/>
          <w:rPrChange w:id="752" w:author="Christoffer Vissing" w:date="2023-08-28T15:47:00Z">
            <w:rPr>
              <w:rFonts w:ascii="Roboto" w:hAnsi="Roboto" w:cs="Times New Roman"/>
            </w:rPr>
          </w:rPrChange>
        </w:rPr>
        <w:t xml:space="preserve"> G, Thomsen C, Vissing J. Fat Replacement of Paraspinal Muscles with Aging in Healthy Adults. </w:t>
      </w:r>
      <w:r w:rsidRPr="00E86990">
        <w:rPr>
          <w:rFonts w:ascii="Roboto" w:hAnsi="Roboto" w:cs="Times New Roman"/>
          <w:i/>
          <w:iCs/>
        </w:rPr>
        <w:t xml:space="preserve">Med </w:t>
      </w:r>
      <w:proofErr w:type="spellStart"/>
      <w:r w:rsidRPr="00E86990">
        <w:rPr>
          <w:rFonts w:ascii="Roboto" w:hAnsi="Roboto" w:cs="Times New Roman"/>
          <w:i/>
          <w:iCs/>
        </w:rPr>
        <w:t>Sci</w:t>
      </w:r>
      <w:proofErr w:type="spellEnd"/>
      <w:r w:rsidRPr="00E86990">
        <w:rPr>
          <w:rFonts w:ascii="Roboto" w:hAnsi="Roboto" w:cs="Times New Roman"/>
          <w:i/>
          <w:iCs/>
        </w:rPr>
        <w:t xml:space="preserve"> Sports </w:t>
      </w:r>
      <w:proofErr w:type="spellStart"/>
      <w:r w:rsidRPr="00E86990">
        <w:rPr>
          <w:rFonts w:ascii="Roboto" w:hAnsi="Roboto" w:cs="Times New Roman"/>
          <w:i/>
          <w:iCs/>
        </w:rPr>
        <w:t>Exerc</w:t>
      </w:r>
      <w:proofErr w:type="spellEnd"/>
      <w:r w:rsidRPr="00E86990">
        <w:rPr>
          <w:rFonts w:ascii="Roboto" w:hAnsi="Roboto" w:cs="Times New Roman"/>
        </w:rPr>
        <w:t xml:space="preserve">. </w:t>
      </w:r>
      <w:proofErr w:type="gramStart"/>
      <w:r w:rsidRPr="00E86990">
        <w:rPr>
          <w:rFonts w:ascii="Roboto" w:hAnsi="Roboto" w:cs="Times New Roman"/>
        </w:rPr>
        <w:t>2017;49:595</w:t>
      </w:r>
      <w:proofErr w:type="gramEnd"/>
      <w:r w:rsidRPr="00E86990">
        <w:rPr>
          <w:rFonts w:ascii="Roboto" w:hAnsi="Roboto" w:cs="Times New Roman"/>
        </w:rPr>
        <w:t>–601.</w:t>
      </w:r>
    </w:p>
    <w:p w14:paraId="6AAC55D9" w14:textId="77777777" w:rsidR="00E86990" w:rsidRPr="00E86990" w:rsidRDefault="00E86990" w:rsidP="00E86990">
      <w:pPr>
        <w:widowControl w:val="0"/>
        <w:autoSpaceDE w:val="0"/>
        <w:autoSpaceDN w:val="0"/>
        <w:adjustRightInd w:val="0"/>
        <w:rPr>
          <w:rFonts w:ascii="Roboto" w:hAnsi="Roboto" w:cs="Times New Roman"/>
          <w:lang w:val="en-US"/>
          <w:rPrChange w:id="753" w:author="Christoffer Vissing" w:date="2023-08-28T15:47:00Z">
            <w:rPr>
              <w:rFonts w:ascii="Roboto" w:hAnsi="Roboto" w:cs="Times New Roman"/>
            </w:rPr>
          </w:rPrChange>
        </w:rPr>
      </w:pPr>
      <w:r w:rsidRPr="00E86990">
        <w:rPr>
          <w:rFonts w:ascii="Roboto" w:hAnsi="Roboto" w:cs="Times New Roman"/>
        </w:rPr>
        <w:t xml:space="preserve">31. </w:t>
      </w:r>
      <w:proofErr w:type="spellStart"/>
      <w:r w:rsidRPr="00E86990">
        <w:rPr>
          <w:rFonts w:ascii="Roboto" w:hAnsi="Roboto" w:cs="Times New Roman"/>
        </w:rPr>
        <w:t>Fornander</w:t>
      </w:r>
      <w:proofErr w:type="spellEnd"/>
      <w:r w:rsidRPr="00E86990">
        <w:rPr>
          <w:rFonts w:ascii="Roboto" w:hAnsi="Roboto" w:cs="Times New Roman"/>
        </w:rPr>
        <w:t xml:space="preserve"> F, </w:t>
      </w:r>
      <w:proofErr w:type="spellStart"/>
      <w:r w:rsidRPr="00E86990">
        <w:rPr>
          <w:rFonts w:ascii="Roboto" w:hAnsi="Roboto" w:cs="Times New Roman"/>
        </w:rPr>
        <w:t>Solheim</w:t>
      </w:r>
      <w:proofErr w:type="spellEnd"/>
      <w:r w:rsidRPr="00E86990">
        <w:rPr>
          <w:rFonts w:ascii="Roboto" w:hAnsi="Roboto" w:cs="Times New Roman"/>
        </w:rPr>
        <w:t xml:space="preserve"> TÅ, </w:t>
      </w:r>
      <w:proofErr w:type="spellStart"/>
      <w:r w:rsidRPr="00E86990">
        <w:rPr>
          <w:rFonts w:ascii="Roboto" w:hAnsi="Roboto" w:cs="Times New Roman"/>
        </w:rPr>
        <w:t>Eisum</w:t>
      </w:r>
      <w:proofErr w:type="spellEnd"/>
      <w:r w:rsidRPr="00E86990">
        <w:rPr>
          <w:rFonts w:ascii="Roboto" w:hAnsi="Roboto" w:cs="Times New Roman"/>
        </w:rPr>
        <w:t xml:space="preserve"> A-SV, et al. </w:t>
      </w:r>
      <w:r w:rsidRPr="00E86990">
        <w:rPr>
          <w:rFonts w:ascii="Roboto" w:hAnsi="Roboto" w:cs="Times New Roman"/>
          <w:lang w:val="en-US"/>
          <w:rPrChange w:id="754" w:author="Christoffer Vissing" w:date="2023-08-28T15:47:00Z">
            <w:rPr>
              <w:rFonts w:ascii="Roboto" w:hAnsi="Roboto" w:cs="Times New Roman"/>
            </w:rPr>
          </w:rPrChange>
        </w:rPr>
        <w:t xml:space="preserve">Quantitative Muscle </w:t>
      </w:r>
      <w:proofErr w:type="gramStart"/>
      <w:r w:rsidRPr="00E86990">
        <w:rPr>
          <w:rFonts w:ascii="Roboto" w:hAnsi="Roboto" w:cs="Times New Roman"/>
          <w:lang w:val="en-US"/>
          <w:rPrChange w:id="755" w:author="Christoffer Vissing" w:date="2023-08-28T15:47:00Z">
            <w:rPr>
              <w:rFonts w:ascii="Roboto" w:hAnsi="Roboto" w:cs="Times New Roman"/>
            </w:rPr>
          </w:rPrChange>
        </w:rPr>
        <w:t>MRI and</w:t>
      </w:r>
      <w:proofErr w:type="gramEnd"/>
      <w:r w:rsidRPr="00E86990">
        <w:rPr>
          <w:rFonts w:ascii="Roboto" w:hAnsi="Roboto" w:cs="Times New Roman"/>
          <w:lang w:val="en-US"/>
          <w:rPrChange w:id="756" w:author="Christoffer Vissing" w:date="2023-08-28T15:47:00Z">
            <w:rPr>
              <w:rFonts w:ascii="Roboto" w:hAnsi="Roboto" w:cs="Times New Roman"/>
            </w:rPr>
          </w:rPrChange>
        </w:rPr>
        <w:t xml:space="preserve"> Clinical Findings in Women With Pathogenic Dystrophin Gene Variants. </w:t>
      </w:r>
      <w:r w:rsidRPr="00E86990">
        <w:rPr>
          <w:rFonts w:ascii="Roboto" w:hAnsi="Roboto" w:cs="Times New Roman"/>
          <w:i/>
          <w:iCs/>
          <w:lang w:val="en-US"/>
          <w:rPrChange w:id="757" w:author="Christoffer Vissing" w:date="2023-08-28T15:47:00Z">
            <w:rPr>
              <w:rFonts w:ascii="Roboto" w:hAnsi="Roboto" w:cs="Times New Roman"/>
              <w:i/>
              <w:iCs/>
            </w:rPr>
          </w:rPrChange>
        </w:rPr>
        <w:t>Front Neurol</w:t>
      </w:r>
      <w:r w:rsidRPr="00E86990">
        <w:rPr>
          <w:rFonts w:ascii="Roboto" w:hAnsi="Roboto" w:cs="Times New Roman"/>
          <w:lang w:val="en-US"/>
          <w:rPrChange w:id="758"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59" w:author="Christoffer Vissing" w:date="2023-08-28T15:47:00Z">
            <w:rPr>
              <w:rFonts w:ascii="Roboto" w:hAnsi="Roboto" w:cs="Times New Roman"/>
            </w:rPr>
          </w:rPrChange>
        </w:rPr>
        <w:t>2021;12:707837</w:t>
      </w:r>
      <w:proofErr w:type="gramEnd"/>
      <w:r w:rsidRPr="00E86990">
        <w:rPr>
          <w:rFonts w:ascii="Roboto" w:hAnsi="Roboto" w:cs="Times New Roman"/>
          <w:lang w:val="en-US"/>
          <w:rPrChange w:id="760" w:author="Christoffer Vissing" w:date="2023-08-28T15:47:00Z">
            <w:rPr>
              <w:rFonts w:ascii="Roboto" w:hAnsi="Roboto" w:cs="Times New Roman"/>
            </w:rPr>
          </w:rPrChange>
        </w:rPr>
        <w:t>.</w:t>
      </w:r>
    </w:p>
    <w:p w14:paraId="70665DDD" w14:textId="77777777" w:rsidR="00E86990" w:rsidRPr="00E86990" w:rsidRDefault="00E86990" w:rsidP="00E86990">
      <w:pPr>
        <w:widowControl w:val="0"/>
        <w:autoSpaceDE w:val="0"/>
        <w:autoSpaceDN w:val="0"/>
        <w:adjustRightInd w:val="0"/>
        <w:rPr>
          <w:rFonts w:ascii="Roboto" w:hAnsi="Roboto" w:cs="Times New Roman"/>
          <w:lang w:val="en-US"/>
          <w:rPrChange w:id="761" w:author="Christoffer Vissing" w:date="2023-08-28T15:47:00Z">
            <w:rPr>
              <w:rFonts w:ascii="Roboto" w:hAnsi="Roboto" w:cs="Times New Roman"/>
            </w:rPr>
          </w:rPrChange>
        </w:rPr>
      </w:pPr>
      <w:r w:rsidRPr="00E86990">
        <w:rPr>
          <w:rFonts w:ascii="Roboto" w:hAnsi="Roboto" w:cs="Times New Roman"/>
          <w:lang w:val="en-US"/>
          <w:rPrChange w:id="762" w:author="Christoffer Vissing" w:date="2023-08-28T15:47:00Z">
            <w:rPr>
              <w:rFonts w:ascii="Roboto" w:hAnsi="Roboto" w:cs="Times New Roman"/>
            </w:rPr>
          </w:rPrChange>
        </w:rPr>
        <w:t xml:space="preserve">32. Andersen G, </w:t>
      </w:r>
      <w:proofErr w:type="spellStart"/>
      <w:r w:rsidRPr="00E86990">
        <w:rPr>
          <w:rFonts w:ascii="Roboto" w:hAnsi="Roboto" w:cs="Times New Roman"/>
          <w:lang w:val="en-US"/>
          <w:rPrChange w:id="763" w:author="Christoffer Vissing" w:date="2023-08-28T15:47:00Z">
            <w:rPr>
              <w:rFonts w:ascii="Roboto" w:hAnsi="Roboto" w:cs="Times New Roman"/>
            </w:rPr>
          </w:rPrChange>
        </w:rPr>
        <w:t>Dahlqvist</w:t>
      </w:r>
      <w:proofErr w:type="spellEnd"/>
      <w:r w:rsidRPr="00E86990">
        <w:rPr>
          <w:rFonts w:ascii="Roboto" w:hAnsi="Roboto" w:cs="Times New Roman"/>
          <w:lang w:val="en-US"/>
          <w:rPrChange w:id="764" w:author="Christoffer Vissing" w:date="2023-08-28T15:47:00Z">
            <w:rPr>
              <w:rFonts w:ascii="Roboto" w:hAnsi="Roboto" w:cs="Times New Roman"/>
            </w:rPr>
          </w:rPrChange>
        </w:rPr>
        <w:t xml:space="preserve"> JR, Vissing CR, </w:t>
      </w:r>
      <w:proofErr w:type="spellStart"/>
      <w:r w:rsidRPr="00E86990">
        <w:rPr>
          <w:rFonts w:ascii="Roboto" w:hAnsi="Roboto" w:cs="Times New Roman"/>
          <w:lang w:val="en-US"/>
          <w:rPrChange w:id="765" w:author="Christoffer Vissing" w:date="2023-08-28T15:47:00Z">
            <w:rPr>
              <w:rFonts w:ascii="Roboto" w:hAnsi="Roboto" w:cs="Times New Roman"/>
            </w:rPr>
          </w:rPrChange>
        </w:rPr>
        <w:t>Heje</w:t>
      </w:r>
      <w:proofErr w:type="spellEnd"/>
      <w:r w:rsidRPr="00E86990">
        <w:rPr>
          <w:rFonts w:ascii="Roboto" w:hAnsi="Roboto" w:cs="Times New Roman"/>
          <w:lang w:val="en-US"/>
          <w:rPrChange w:id="766" w:author="Christoffer Vissing" w:date="2023-08-28T15:47:00Z">
            <w:rPr>
              <w:rFonts w:ascii="Roboto" w:hAnsi="Roboto" w:cs="Times New Roman"/>
            </w:rPr>
          </w:rPrChange>
        </w:rPr>
        <w:t xml:space="preserve"> K, Thomsen C, Vissing J. MRI as outcome measure in facioscapulohumeral muscular dystrophy: 1-year follow-up of 45 patients. </w:t>
      </w:r>
      <w:r w:rsidRPr="00E86990">
        <w:rPr>
          <w:rFonts w:ascii="Roboto" w:hAnsi="Roboto" w:cs="Times New Roman"/>
          <w:i/>
          <w:iCs/>
          <w:lang w:val="en-US"/>
          <w:rPrChange w:id="767" w:author="Christoffer Vissing" w:date="2023-08-28T15:47:00Z">
            <w:rPr>
              <w:rFonts w:ascii="Roboto" w:hAnsi="Roboto" w:cs="Times New Roman"/>
              <w:i/>
              <w:iCs/>
            </w:rPr>
          </w:rPrChange>
        </w:rPr>
        <w:t>J Neurol</w:t>
      </w:r>
      <w:r w:rsidRPr="00E86990">
        <w:rPr>
          <w:rFonts w:ascii="Roboto" w:hAnsi="Roboto" w:cs="Times New Roman"/>
          <w:lang w:val="en-US"/>
          <w:rPrChange w:id="768"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69" w:author="Christoffer Vissing" w:date="2023-08-28T15:47:00Z">
            <w:rPr>
              <w:rFonts w:ascii="Roboto" w:hAnsi="Roboto" w:cs="Times New Roman"/>
            </w:rPr>
          </w:rPrChange>
        </w:rPr>
        <w:t>2017;264:438</w:t>
      </w:r>
      <w:proofErr w:type="gramEnd"/>
      <w:r w:rsidRPr="00E86990">
        <w:rPr>
          <w:rFonts w:ascii="Roboto" w:hAnsi="Roboto" w:cs="Times New Roman"/>
          <w:lang w:val="en-US"/>
          <w:rPrChange w:id="770" w:author="Christoffer Vissing" w:date="2023-08-28T15:47:00Z">
            <w:rPr>
              <w:rFonts w:ascii="Roboto" w:hAnsi="Roboto" w:cs="Times New Roman"/>
            </w:rPr>
          </w:rPrChange>
        </w:rPr>
        <w:t>–447.</w:t>
      </w:r>
    </w:p>
    <w:p w14:paraId="222BE70A" w14:textId="77777777" w:rsidR="00E86990" w:rsidRPr="00E86990" w:rsidRDefault="00E86990" w:rsidP="00E86990">
      <w:pPr>
        <w:widowControl w:val="0"/>
        <w:autoSpaceDE w:val="0"/>
        <w:autoSpaceDN w:val="0"/>
        <w:adjustRightInd w:val="0"/>
        <w:rPr>
          <w:rFonts w:ascii="Roboto" w:hAnsi="Roboto" w:cs="Times New Roman"/>
          <w:lang w:val="en-US"/>
          <w:rPrChange w:id="771" w:author="Christoffer Vissing" w:date="2023-08-28T15:47:00Z">
            <w:rPr>
              <w:rFonts w:ascii="Roboto" w:hAnsi="Roboto" w:cs="Times New Roman"/>
            </w:rPr>
          </w:rPrChange>
        </w:rPr>
      </w:pPr>
      <w:r w:rsidRPr="00E86990">
        <w:rPr>
          <w:rFonts w:ascii="Roboto" w:hAnsi="Roboto" w:cs="Times New Roman"/>
          <w:lang w:val="en-US"/>
          <w:rPrChange w:id="772" w:author="Christoffer Vissing" w:date="2023-08-28T15:47:00Z">
            <w:rPr>
              <w:rFonts w:ascii="Roboto" w:hAnsi="Roboto" w:cs="Times New Roman"/>
            </w:rPr>
          </w:rPrChange>
        </w:rPr>
        <w:lastRenderedPageBreak/>
        <w:t xml:space="preserve">33. Murphy SP, </w:t>
      </w:r>
      <w:proofErr w:type="spellStart"/>
      <w:r w:rsidRPr="00E86990">
        <w:rPr>
          <w:rFonts w:ascii="Roboto" w:hAnsi="Roboto" w:cs="Times New Roman"/>
          <w:lang w:val="en-US"/>
          <w:rPrChange w:id="773" w:author="Christoffer Vissing" w:date="2023-08-28T15:47:00Z">
            <w:rPr>
              <w:rFonts w:ascii="Roboto" w:hAnsi="Roboto" w:cs="Times New Roman"/>
            </w:rPr>
          </w:rPrChange>
        </w:rPr>
        <w:t>Kakkar</w:t>
      </w:r>
      <w:proofErr w:type="spellEnd"/>
      <w:r w:rsidRPr="00E86990">
        <w:rPr>
          <w:rFonts w:ascii="Roboto" w:hAnsi="Roboto" w:cs="Times New Roman"/>
          <w:lang w:val="en-US"/>
          <w:rPrChange w:id="774" w:author="Christoffer Vissing" w:date="2023-08-28T15:47:00Z">
            <w:rPr>
              <w:rFonts w:ascii="Roboto" w:hAnsi="Roboto" w:cs="Times New Roman"/>
            </w:rPr>
          </w:rPrChange>
        </w:rPr>
        <w:t xml:space="preserve"> R, McCarthy CP, </w:t>
      </w:r>
      <w:proofErr w:type="spellStart"/>
      <w:r w:rsidRPr="00E86990">
        <w:rPr>
          <w:rFonts w:ascii="Roboto" w:hAnsi="Roboto" w:cs="Times New Roman"/>
          <w:lang w:val="en-US"/>
          <w:rPrChange w:id="775" w:author="Christoffer Vissing" w:date="2023-08-28T15:47:00Z">
            <w:rPr>
              <w:rFonts w:ascii="Roboto" w:hAnsi="Roboto" w:cs="Times New Roman"/>
            </w:rPr>
          </w:rPrChange>
        </w:rPr>
        <w:t>Januzzi</w:t>
      </w:r>
      <w:proofErr w:type="spellEnd"/>
      <w:r w:rsidRPr="00E86990">
        <w:rPr>
          <w:rFonts w:ascii="Roboto" w:hAnsi="Roboto" w:cs="Times New Roman"/>
          <w:lang w:val="en-US"/>
          <w:rPrChange w:id="776" w:author="Christoffer Vissing" w:date="2023-08-28T15:47:00Z">
            <w:rPr>
              <w:rFonts w:ascii="Roboto" w:hAnsi="Roboto" w:cs="Times New Roman"/>
            </w:rPr>
          </w:rPrChange>
        </w:rPr>
        <w:t xml:space="preserve"> JL. Inflammation in Heart Failure: JACC State-of-the-Art Review. </w:t>
      </w:r>
      <w:r w:rsidRPr="00E86990">
        <w:rPr>
          <w:rFonts w:ascii="Roboto" w:hAnsi="Roboto" w:cs="Times New Roman"/>
          <w:i/>
          <w:iCs/>
          <w:lang w:val="en-US"/>
          <w:rPrChange w:id="777" w:author="Christoffer Vissing" w:date="2023-08-28T15:47:00Z">
            <w:rPr>
              <w:rFonts w:ascii="Roboto" w:hAnsi="Roboto" w:cs="Times New Roman"/>
              <w:i/>
              <w:iCs/>
            </w:rPr>
          </w:rPrChange>
        </w:rPr>
        <w:t xml:space="preserve">J Am Coll </w:t>
      </w:r>
      <w:proofErr w:type="spellStart"/>
      <w:r w:rsidRPr="00E86990">
        <w:rPr>
          <w:rFonts w:ascii="Roboto" w:hAnsi="Roboto" w:cs="Times New Roman"/>
          <w:i/>
          <w:iCs/>
          <w:lang w:val="en-US"/>
          <w:rPrChange w:id="778" w:author="Christoffer Vissing" w:date="2023-08-28T15:47:00Z">
            <w:rPr>
              <w:rFonts w:ascii="Roboto" w:hAnsi="Roboto" w:cs="Times New Roman"/>
              <w:i/>
              <w:iCs/>
            </w:rPr>
          </w:rPrChange>
        </w:rPr>
        <w:t>Cardiol</w:t>
      </w:r>
      <w:proofErr w:type="spellEnd"/>
      <w:r w:rsidRPr="00E86990">
        <w:rPr>
          <w:rFonts w:ascii="Roboto" w:hAnsi="Roboto" w:cs="Times New Roman"/>
          <w:lang w:val="en-US"/>
          <w:rPrChange w:id="779"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80" w:author="Christoffer Vissing" w:date="2023-08-28T15:47:00Z">
            <w:rPr>
              <w:rFonts w:ascii="Roboto" w:hAnsi="Roboto" w:cs="Times New Roman"/>
            </w:rPr>
          </w:rPrChange>
        </w:rPr>
        <w:t>2020;75:1324</w:t>
      </w:r>
      <w:proofErr w:type="gramEnd"/>
      <w:r w:rsidRPr="00E86990">
        <w:rPr>
          <w:rFonts w:ascii="Roboto" w:hAnsi="Roboto" w:cs="Times New Roman"/>
          <w:lang w:val="en-US"/>
          <w:rPrChange w:id="781" w:author="Christoffer Vissing" w:date="2023-08-28T15:47:00Z">
            <w:rPr>
              <w:rFonts w:ascii="Roboto" w:hAnsi="Roboto" w:cs="Times New Roman"/>
            </w:rPr>
          </w:rPrChange>
        </w:rPr>
        <w:t>–1340.</w:t>
      </w:r>
    </w:p>
    <w:p w14:paraId="094B38F0"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782" w:author="Christoffer Vissing" w:date="2023-08-28T15:47:00Z">
            <w:rPr>
              <w:rFonts w:ascii="Roboto" w:hAnsi="Roboto" w:cs="Times New Roman"/>
            </w:rPr>
          </w:rPrChange>
        </w:rPr>
        <w:t xml:space="preserve">34. Yoshida T, Shibata A, </w:t>
      </w:r>
      <w:proofErr w:type="spellStart"/>
      <w:r w:rsidRPr="00E86990">
        <w:rPr>
          <w:rFonts w:ascii="Roboto" w:hAnsi="Roboto" w:cs="Times New Roman"/>
          <w:lang w:val="en-US"/>
          <w:rPrChange w:id="783" w:author="Christoffer Vissing" w:date="2023-08-28T15:47:00Z">
            <w:rPr>
              <w:rFonts w:ascii="Roboto" w:hAnsi="Roboto" w:cs="Times New Roman"/>
            </w:rPr>
          </w:rPrChange>
        </w:rPr>
        <w:t>Tanihata</w:t>
      </w:r>
      <w:proofErr w:type="spellEnd"/>
      <w:r w:rsidRPr="00E86990">
        <w:rPr>
          <w:rFonts w:ascii="Roboto" w:hAnsi="Roboto" w:cs="Times New Roman"/>
          <w:lang w:val="en-US"/>
          <w:rPrChange w:id="784" w:author="Christoffer Vissing" w:date="2023-08-28T15:47:00Z">
            <w:rPr>
              <w:rFonts w:ascii="Roboto" w:hAnsi="Roboto" w:cs="Times New Roman"/>
            </w:rPr>
          </w:rPrChange>
        </w:rPr>
        <w:t xml:space="preserve"> A, et al. Thigh Intramuscular Fat on Prognosis of Patients </w:t>
      </w:r>
      <w:proofErr w:type="gramStart"/>
      <w:r w:rsidRPr="00E86990">
        <w:rPr>
          <w:rFonts w:ascii="Roboto" w:hAnsi="Roboto" w:cs="Times New Roman"/>
          <w:lang w:val="en-US"/>
          <w:rPrChange w:id="785" w:author="Christoffer Vissing" w:date="2023-08-28T15:47:00Z">
            <w:rPr>
              <w:rFonts w:ascii="Roboto" w:hAnsi="Roboto" w:cs="Times New Roman"/>
            </w:rPr>
          </w:rPrChange>
        </w:rPr>
        <w:t>With</w:t>
      </w:r>
      <w:proofErr w:type="gramEnd"/>
      <w:r w:rsidRPr="00E86990">
        <w:rPr>
          <w:rFonts w:ascii="Roboto" w:hAnsi="Roboto" w:cs="Times New Roman"/>
          <w:lang w:val="en-US"/>
          <w:rPrChange w:id="786" w:author="Christoffer Vissing" w:date="2023-08-28T15:47:00Z">
            <w:rPr>
              <w:rFonts w:ascii="Roboto" w:hAnsi="Roboto" w:cs="Times New Roman"/>
            </w:rPr>
          </w:rPrChange>
        </w:rPr>
        <w:t xml:space="preserve"> Nonischemic Cardiomyopathy. </w:t>
      </w:r>
      <w:r w:rsidRPr="00E86990">
        <w:rPr>
          <w:rFonts w:ascii="Roboto" w:hAnsi="Roboto" w:cs="Times New Roman"/>
          <w:i/>
          <w:iCs/>
        </w:rPr>
        <w:t xml:space="preserve">Am J </w:t>
      </w:r>
      <w:proofErr w:type="spellStart"/>
      <w:r w:rsidRPr="00E86990">
        <w:rPr>
          <w:rFonts w:ascii="Roboto" w:hAnsi="Roboto" w:cs="Times New Roman"/>
          <w:i/>
          <w:iCs/>
        </w:rPr>
        <w:t>Cardiol</w:t>
      </w:r>
      <w:proofErr w:type="spellEnd"/>
      <w:r w:rsidRPr="00E86990">
        <w:rPr>
          <w:rFonts w:ascii="Roboto" w:hAnsi="Roboto" w:cs="Times New Roman"/>
        </w:rPr>
        <w:t xml:space="preserve">. </w:t>
      </w:r>
      <w:proofErr w:type="gramStart"/>
      <w:r w:rsidRPr="00E86990">
        <w:rPr>
          <w:rFonts w:ascii="Roboto" w:hAnsi="Roboto" w:cs="Times New Roman"/>
        </w:rPr>
        <w:t>2022;169:113</w:t>
      </w:r>
      <w:proofErr w:type="gramEnd"/>
      <w:r w:rsidRPr="00E86990">
        <w:rPr>
          <w:rFonts w:ascii="Roboto" w:hAnsi="Roboto" w:cs="Times New Roman"/>
        </w:rPr>
        <w:t>–119.</w:t>
      </w:r>
    </w:p>
    <w:p w14:paraId="25D3FB8C" w14:textId="77777777" w:rsidR="00E86990" w:rsidRPr="00E86990" w:rsidRDefault="00E86990" w:rsidP="00E86990">
      <w:pPr>
        <w:widowControl w:val="0"/>
        <w:autoSpaceDE w:val="0"/>
        <w:autoSpaceDN w:val="0"/>
        <w:adjustRightInd w:val="0"/>
        <w:rPr>
          <w:rFonts w:ascii="Roboto" w:hAnsi="Roboto" w:cs="Times New Roman"/>
          <w:lang w:val="en-US"/>
          <w:rPrChange w:id="787" w:author="Christoffer Vissing" w:date="2023-08-28T15:47:00Z">
            <w:rPr>
              <w:rFonts w:ascii="Roboto" w:hAnsi="Roboto" w:cs="Times New Roman"/>
            </w:rPr>
          </w:rPrChange>
        </w:rPr>
      </w:pPr>
      <w:r w:rsidRPr="00E86990">
        <w:rPr>
          <w:rFonts w:ascii="Roboto" w:hAnsi="Roboto" w:cs="Times New Roman"/>
        </w:rPr>
        <w:t xml:space="preserve">35. </w:t>
      </w:r>
      <w:proofErr w:type="spellStart"/>
      <w:r w:rsidRPr="00E86990">
        <w:rPr>
          <w:rFonts w:ascii="Roboto" w:hAnsi="Roboto" w:cs="Times New Roman"/>
        </w:rPr>
        <w:t>Ávila</w:t>
      </w:r>
      <w:proofErr w:type="spellEnd"/>
      <w:r w:rsidRPr="00E86990">
        <w:rPr>
          <w:rFonts w:ascii="Roboto" w:hAnsi="Roboto" w:cs="Times New Roman"/>
        </w:rPr>
        <w:t xml:space="preserve">-Polo R, </w:t>
      </w:r>
      <w:proofErr w:type="spellStart"/>
      <w:r w:rsidRPr="00E86990">
        <w:rPr>
          <w:rFonts w:ascii="Roboto" w:hAnsi="Roboto" w:cs="Times New Roman"/>
        </w:rPr>
        <w:t>Malfatti</w:t>
      </w:r>
      <w:proofErr w:type="spellEnd"/>
      <w:r w:rsidRPr="00E86990">
        <w:rPr>
          <w:rFonts w:ascii="Roboto" w:hAnsi="Roboto" w:cs="Times New Roman"/>
        </w:rPr>
        <w:t xml:space="preserve"> E, </w:t>
      </w:r>
      <w:proofErr w:type="spellStart"/>
      <w:r w:rsidRPr="00E86990">
        <w:rPr>
          <w:rFonts w:ascii="Roboto" w:hAnsi="Roboto" w:cs="Times New Roman"/>
        </w:rPr>
        <w:t>Lornage</w:t>
      </w:r>
      <w:proofErr w:type="spellEnd"/>
      <w:r w:rsidRPr="00E86990">
        <w:rPr>
          <w:rFonts w:ascii="Roboto" w:hAnsi="Roboto" w:cs="Times New Roman"/>
        </w:rPr>
        <w:t xml:space="preserve"> X, et al. </w:t>
      </w:r>
      <w:r w:rsidRPr="00E86990">
        <w:rPr>
          <w:rFonts w:ascii="Roboto" w:hAnsi="Roboto" w:cs="Times New Roman"/>
          <w:lang w:val="en-US"/>
          <w:rPrChange w:id="788" w:author="Christoffer Vissing" w:date="2023-08-28T15:47:00Z">
            <w:rPr>
              <w:rFonts w:ascii="Roboto" w:hAnsi="Roboto" w:cs="Times New Roman"/>
            </w:rPr>
          </w:rPrChange>
        </w:rPr>
        <w:t xml:space="preserve">Loss of </w:t>
      </w:r>
      <w:proofErr w:type="spellStart"/>
      <w:r w:rsidRPr="00E86990">
        <w:rPr>
          <w:rFonts w:ascii="Roboto" w:hAnsi="Roboto" w:cs="Times New Roman"/>
          <w:lang w:val="en-US"/>
          <w:rPrChange w:id="789" w:author="Christoffer Vissing" w:date="2023-08-28T15:47:00Z">
            <w:rPr>
              <w:rFonts w:ascii="Roboto" w:hAnsi="Roboto" w:cs="Times New Roman"/>
            </w:rPr>
          </w:rPrChange>
        </w:rPr>
        <w:t>Sarcomeric</w:t>
      </w:r>
      <w:proofErr w:type="spellEnd"/>
      <w:r w:rsidRPr="00E86990">
        <w:rPr>
          <w:rFonts w:ascii="Roboto" w:hAnsi="Roboto" w:cs="Times New Roman"/>
          <w:lang w:val="en-US"/>
          <w:rPrChange w:id="790" w:author="Christoffer Vissing" w:date="2023-08-28T15:47:00Z">
            <w:rPr>
              <w:rFonts w:ascii="Roboto" w:hAnsi="Roboto" w:cs="Times New Roman"/>
            </w:rPr>
          </w:rPrChange>
        </w:rPr>
        <w:t xml:space="preserve"> Scaffolding as a Common Baseline Histopathologic Lesion in Titin-Related Myopathies. </w:t>
      </w:r>
      <w:r w:rsidRPr="00E86990">
        <w:rPr>
          <w:rFonts w:ascii="Roboto" w:hAnsi="Roboto" w:cs="Times New Roman"/>
          <w:i/>
          <w:iCs/>
          <w:lang w:val="en-US"/>
          <w:rPrChange w:id="791" w:author="Christoffer Vissing" w:date="2023-08-28T15:47:00Z">
            <w:rPr>
              <w:rFonts w:ascii="Roboto" w:hAnsi="Roboto" w:cs="Times New Roman"/>
              <w:i/>
              <w:iCs/>
            </w:rPr>
          </w:rPrChange>
        </w:rPr>
        <w:t xml:space="preserve">J </w:t>
      </w:r>
      <w:proofErr w:type="spellStart"/>
      <w:r w:rsidRPr="00E86990">
        <w:rPr>
          <w:rFonts w:ascii="Roboto" w:hAnsi="Roboto" w:cs="Times New Roman"/>
          <w:i/>
          <w:iCs/>
          <w:lang w:val="en-US"/>
          <w:rPrChange w:id="792" w:author="Christoffer Vissing" w:date="2023-08-28T15:47:00Z">
            <w:rPr>
              <w:rFonts w:ascii="Roboto" w:hAnsi="Roboto" w:cs="Times New Roman"/>
              <w:i/>
              <w:iCs/>
            </w:rPr>
          </w:rPrChange>
        </w:rPr>
        <w:t>Neuropathol</w:t>
      </w:r>
      <w:proofErr w:type="spellEnd"/>
      <w:r w:rsidRPr="00E86990">
        <w:rPr>
          <w:rFonts w:ascii="Roboto" w:hAnsi="Roboto" w:cs="Times New Roman"/>
          <w:i/>
          <w:iCs/>
          <w:lang w:val="en-US"/>
          <w:rPrChange w:id="793" w:author="Christoffer Vissing" w:date="2023-08-28T15:47:00Z">
            <w:rPr>
              <w:rFonts w:ascii="Roboto" w:hAnsi="Roboto" w:cs="Times New Roman"/>
              <w:i/>
              <w:iCs/>
            </w:rPr>
          </w:rPrChange>
        </w:rPr>
        <w:t xml:space="preserve"> Exp Neurol</w:t>
      </w:r>
      <w:r w:rsidRPr="00E86990">
        <w:rPr>
          <w:rFonts w:ascii="Roboto" w:hAnsi="Roboto" w:cs="Times New Roman"/>
          <w:lang w:val="en-US"/>
          <w:rPrChange w:id="794" w:author="Christoffer Vissing" w:date="2023-08-28T15:47:00Z">
            <w:rPr>
              <w:rFonts w:ascii="Roboto" w:hAnsi="Roboto" w:cs="Times New Roman"/>
            </w:rPr>
          </w:rPrChange>
        </w:rPr>
        <w:t xml:space="preserve">. </w:t>
      </w:r>
      <w:proofErr w:type="gramStart"/>
      <w:r w:rsidRPr="00E86990">
        <w:rPr>
          <w:rFonts w:ascii="Roboto" w:hAnsi="Roboto" w:cs="Times New Roman"/>
          <w:lang w:val="en-US"/>
          <w:rPrChange w:id="795" w:author="Christoffer Vissing" w:date="2023-08-28T15:47:00Z">
            <w:rPr>
              <w:rFonts w:ascii="Roboto" w:hAnsi="Roboto" w:cs="Times New Roman"/>
            </w:rPr>
          </w:rPrChange>
        </w:rPr>
        <w:t>2018;77:1101</w:t>
      </w:r>
      <w:proofErr w:type="gramEnd"/>
      <w:r w:rsidRPr="00E86990">
        <w:rPr>
          <w:rFonts w:ascii="Roboto" w:hAnsi="Roboto" w:cs="Times New Roman"/>
          <w:lang w:val="en-US"/>
          <w:rPrChange w:id="796" w:author="Christoffer Vissing" w:date="2023-08-28T15:47:00Z">
            <w:rPr>
              <w:rFonts w:ascii="Roboto" w:hAnsi="Roboto" w:cs="Times New Roman"/>
            </w:rPr>
          </w:rPrChange>
        </w:rPr>
        <w:t>–1114.</w:t>
      </w:r>
    </w:p>
    <w:p w14:paraId="5065F1B7"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lang w:val="en-US"/>
          <w:rPrChange w:id="797" w:author="Christoffer Vissing" w:date="2023-08-28T15:47:00Z">
            <w:rPr>
              <w:rFonts w:ascii="Roboto" w:hAnsi="Roboto" w:cs="Times New Roman"/>
            </w:rPr>
          </w:rPrChange>
        </w:rPr>
        <w:t xml:space="preserve">36. </w:t>
      </w:r>
      <w:proofErr w:type="spellStart"/>
      <w:r w:rsidRPr="00E86990">
        <w:rPr>
          <w:rFonts w:ascii="Roboto" w:hAnsi="Roboto" w:cs="Times New Roman"/>
          <w:lang w:val="en-US"/>
          <w:rPrChange w:id="798" w:author="Christoffer Vissing" w:date="2023-08-28T15:47:00Z">
            <w:rPr>
              <w:rFonts w:ascii="Roboto" w:hAnsi="Roboto" w:cs="Times New Roman"/>
            </w:rPr>
          </w:rPrChange>
        </w:rPr>
        <w:t>Fatkin</w:t>
      </w:r>
      <w:proofErr w:type="spellEnd"/>
      <w:r w:rsidRPr="00E86990">
        <w:rPr>
          <w:rFonts w:ascii="Roboto" w:hAnsi="Roboto" w:cs="Times New Roman"/>
          <w:lang w:val="en-US"/>
          <w:rPrChange w:id="799" w:author="Christoffer Vissing" w:date="2023-08-28T15:47:00Z">
            <w:rPr>
              <w:rFonts w:ascii="Roboto" w:hAnsi="Roboto" w:cs="Times New Roman"/>
            </w:rPr>
          </w:rPrChange>
        </w:rPr>
        <w:t xml:space="preserve"> D, </w:t>
      </w:r>
      <w:proofErr w:type="spellStart"/>
      <w:r w:rsidRPr="00E86990">
        <w:rPr>
          <w:rFonts w:ascii="Roboto" w:hAnsi="Roboto" w:cs="Times New Roman"/>
          <w:lang w:val="en-US"/>
          <w:rPrChange w:id="800" w:author="Christoffer Vissing" w:date="2023-08-28T15:47:00Z">
            <w:rPr>
              <w:rFonts w:ascii="Roboto" w:hAnsi="Roboto" w:cs="Times New Roman"/>
            </w:rPr>
          </w:rPrChange>
        </w:rPr>
        <w:t>MacRae</w:t>
      </w:r>
      <w:proofErr w:type="spellEnd"/>
      <w:r w:rsidRPr="00E86990">
        <w:rPr>
          <w:rFonts w:ascii="Roboto" w:hAnsi="Roboto" w:cs="Times New Roman"/>
          <w:lang w:val="en-US"/>
          <w:rPrChange w:id="801" w:author="Christoffer Vissing" w:date="2023-08-28T15:47:00Z">
            <w:rPr>
              <w:rFonts w:ascii="Roboto" w:hAnsi="Roboto" w:cs="Times New Roman"/>
            </w:rPr>
          </w:rPrChange>
        </w:rPr>
        <w:t xml:space="preserve"> C, Sasaki T, et al. Missense mutations in the rod domain of the </w:t>
      </w:r>
      <w:proofErr w:type="spellStart"/>
      <w:r w:rsidRPr="00E86990">
        <w:rPr>
          <w:rFonts w:ascii="Roboto" w:hAnsi="Roboto" w:cs="Times New Roman"/>
          <w:lang w:val="en-US"/>
          <w:rPrChange w:id="802" w:author="Christoffer Vissing" w:date="2023-08-28T15:47:00Z">
            <w:rPr>
              <w:rFonts w:ascii="Roboto" w:hAnsi="Roboto" w:cs="Times New Roman"/>
            </w:rPr>
          </w:rPrChange>
        </w:rPr>
        <w:t>lamin</w:t>
      </w:r>
      <w:proofErr w:type="spellEnd"/>
      <w:r w:rsidRPr="00E86990">
        <w:rPr>
          <w:rFonts w:ascii="Roboto" w:hAnsi="Roboto" w:cs="Times New Roman"/>
          <w:lang w:val="en-US"/>
          <w:rPrChange w:id="803" w:author="Christoffer Vissing" w:date="2023-08-28T15:47:00Z">
            <w:rPr>
              <w:rFonts w:ascii="Roboto" w:hAnsi="Roboto" w:cs="Times New Roman"/>
            </w:rPr>
          </w:rPrChange>
        </w:rPr>
        <w:t xml:space="preserve"> A/C gene as causes of dilated cardiomyopathy and conduction-system disease. </w:t>
      </w:r>
      <w:r w:rsidRPr="00E86990">
        <w:rPr>
          <w:rFonts w:ascii="Roboto" w:hAnsi="Roboto" w:cs="Times New Roman"/>
          <w:i/>
          <w:iCs/>
        </w:rPr>
        <w:t xml:space="preserve">N </w:t>
      </w:r>
      <w:proofErr w:type="spellStart"/>
      <w:r w:rsidRPr="00E86990">
        <w:rPr>
          <w:rFonts w:ascii="Roboto" w:hAnsi="Roboto" w:cs="Times New Roman"/>
          <w:i/>
          <w:iCs/>
        </w:rPr>
        <w:t>Engl</w:t>
      </w:r>
      <w:proofErr w:type="spellEnd"/>
      <w:r w:rsidRPr="00E86990">
        <w:rPr>
          <w:rFonts w:ascii="Roboto" w:hAnsi="Roboto" w:cs="Times New Roman"/>
          <w:i/>
          <w:iCs/>
        </w:rPr>
        <w:t xml:space="preserve"> J Med</w:t>
      </w:r>
      <w:r w:rsidRPr="00E86990">
        <w:rPr>
          <w:rFonts w:ascii="Roboto" w:hAnsi="Roboto" w:cs="Times New Roman"/>
        </w:rPr>
        <w:t xml:space="preserve">. </w:t>
      </w:r>
      <w:proofErr w:type="gramStart"/>
      <w:r w:rsidRPr="00E86990">
        <w:rPr>
          <w:rFonts w:ascii="Roboto" w:hAnsi="Roboto" w:cs="Times New Roman"/>
        </w:rPr>
        <w:t>1999;341:1715</w:t>
      </w:r>
      <w:proofErr w:type="gramEnd"/>
      <w:r w:rsidRPr="00E86990">
        <w:rPr>
          <w:rFonts w:ascii="Roboto" w:hAnsi="Roboto" w:cs="Times New Roman"/>
        </w:rPr>
        <w:t>–1724.</w:t>
      </w:r>
    </w:p>
    <w:p w14:paraId="71F6DABC"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37. </w:t>
      </w:r>
      <w:proofErr w:type="spellStart"/>
      <w:r w:rsidRPr="00E86990">
        <w:rPr>
          <w:rFonts w:ascii="Roboto" w:hAnsi="Roboto" w:cs="Times New Roman"/>
        </w:rPr>
        <w:t>Muchir</w:t>
      </w:r>
      <w:proofErr w:type="spellEnd"/>
      <w:r w:rsidRPr="00E86990">
        <w:rPr>
          <w:rFonts w:ascii="Roboto" w:hAnsi="Roboto" w:cs="Times New Roman"/>
        </w:rPr>
        <w:t xml:space="preserve"> A, Bonne G, van der </w:t>
      </w:r>
      <w:proofErr w:type="spellStart"/>
      <w:r w:rsidRPr="00E86990">
        <w:rPr>
          <w:rFonts w:ascii="Roboto" w:hAnsi="Roboto" w:cs="Times New Roman"/>
        </w:rPr>
        <w:t>Kooi</w:t>
      </w:r>
      <w:proofErr w:type="spellEnd"/>
      <w:r w:rsidRPr="00E86990">
        <w:rPr>
          <w:rFonts w:ascii="Roboto" w:hAnsi="Roboto" w:cs="Times New Roman"/>
        </w:rPr>
        <w:t xml:space="preserve"> AJ, et al. </w:t>
      </w:r>
      <w:r w:rsidRPr="00E86990">
        <w:rPr>
          <w:rFonts w:ascii="Roboto" w:hAnsi="Roboto" w:cs="Times New Roman"/>
          <w:lang w:val="en-US"/>
          <w:rPrChange w:id="804" w:author="Christoffer Vissing" w:date="2023-08-28T15:47:00Z">
            <w:rPr>
              <w:rFonts w:ascii="Roboto" w:hAnsi="Roboto" w:cs="Times New Roman"/>
            </w:rPr>
          </w:rPrChange>
        </w:rPr>
        <w:t xml:space="preserve">Identification of mutations in the gene encoding </w:t>
      </w:r>
      <w:proofErr w:type="spellStart"/>
      <w:r w:rsidRPr="00E86990">
        <w:rPr>
          <w:rFonts w:ascii="Roboto" w:hAnsi="Roboto" w:cs="Times New Roman"/>
          <w:lang w:val="en-US"/>
          <w:rPrChange w:id="805" w:author="Christoffer Vissing" w:date="2023-08-28T15:47:00Z">
            <w:rPr>
              <w:rFonts w:ascii="Roboto" w:hAnsi="Roboto" w:cs="Times New Roman"/>
            </w:rPr>
          </w:rPrChange>
        </w:rPr>
        <w:t>lamins</w:t>
      </w:r>
      <w:proofErr w:type="spellEnd"/>
      <w:r w:rsidRPr="00E86990">
        <w:rPr>
          <w:rFonts w:ascii="Roboto" w:hAnsi="Roboto" w:cs="Times New Roman"/>
          <w:lang w:val="en-US"/>
          <w:rPrChange w:id="806" w:author="Christoffer Vissing" w:date="2023-08-28T15:47:00Z">
            <w:rPr>
              <w:rFonts w:ascii="Roboto" w:hAnsi="Roboto" w:cs="Times New Roman"/>
            </w:rPr>
          </w:rPrChange>
        </w:rPr>
        <w:t xml:space="preserve"> A/C in autosomal dominant limb girdle muscular dystrophy with atrioventricular conduction disturbances (LGMD1B). </w:t>
      </w:r>
      <w:r w:rsidRPr="00E86990">
        <w:rPr>
          <w:rFonts w:ascii="Roboto" w:hAnsi="Roboto" w:cs="Times New Roman"/>
          <w:i/>
          <w:iCs/>
        </w:rPr>
        <w:t>Hum Mol Genet</w:t>
      </w:r>
      <w:r w:rsidRPr="00E86990">
        <w:rPr>
          <w:rFonts w:ascii="Roboto" w:hAnsi="Roboto" w:cs="Times New Roman"/>
        </w:rPr>
        <w:t xml:space="preserve">. </w:t>
      </w:r>
      <w:proofErr w:type="gramStart"/>
      <w:r w:rsidRPr="00E86990">
        <w:rPr>
          <w:rFonts w:ascii="Roboto" w:hAnsi="Roboto" w:cs="Times New Roman"/>
        </w:rPr>
        <w:t>2000;9:1453</w:t>
      </w:r>
      <w:proofErr w:type="gramEnd"/>
      <w:r w:rsidRPr="00E86990">
        <w:rPr>
          <w:rFonts w:ascii="Roboto" w:hAnsi="Roboto" w:cs="Times New Roman"/>
        </w:rPr>
        <w:t>–1459.</w:t>
      </w:r>
    </w:p>
    <w:p w14:paraId="263255A9"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38. Bonne G, Di </w:t>
      </w:r>
      <w:proofErr w:type="spellStart"/>
      <w:r w:rsidRPr="00E86990">
        <w:rPr>
          <w:rFonts w:ascii="Roboto" w:hAnsi="Roboto" w:cs="Times New Roman"/>
        </w:rPr>
        <w:t>Barletta</w:t>
      </w:r>
      <w:proofErr w:type="spellEnd"/>
      <w:r w:rsidRPr="00E86990">
        <w:rPr>
          <w:rFonts w:ascii="Roboto" w:hAnsi="Roboto" w:cs="Times New Roman"/>
        </w:rPr>
        <w:t xml:space="preserve"> MR, </w:t>
      </w:r>
      <w:proofErr w:type="spellStart"/>
      <w:r w:rsidRPr="00E86990">
        <w:rPr>
          <w:rFonts w:ascii="Roboto" w:hAnsi="Roboto" w:cs="Times New Roman"/>
        </w:rPr>
        <w:t>Varnous</w:t>
      </w:r>
      <w:proofErr w:type="spellEnd"/>
      <w:r w:rsidRPr="00E86990">
        <w:rPr>
          <w:rFonts w:ascii="Roboto" w:hAnsi="Roboto" w:cs="Times New Roman"/>
        </w:rPr>
        <w:t xml:space="preserve"> S, et al. </w:t>
      </w:r>
      <w:r w:rsidRPr="00E86990">
        <w:rPr>
          <w:rFonts w:ascii="Roboto" w:hAnsi="Roboto" w:cs="Times New Roman"/>
          <w:lang w:val="en-US"/>
          <w:rPrChange w:id="807" w:author="Christoffer Vissing" w:date="2023-08-28T15:47:00Z">
            <w:rPr>
              <w:rFonts w:ascii="Roboto" w:hAnsi="Roboto" w:cs="Times New Roman"/>
            </w:rPr>
          </w:rPrChange>
        </w:rPr>
        <w:t xml:space="preserve">Mutations in the gene encoding </w:t>
      </w:r>
      <w:proofErr w:type="spellStart"/>
      <w:r w:rsidRPr="00E86990">
        <w:rPr>
          <w:rFonts w:ascii="Roboto" w:hAnsi="Roboto" w:cs="Times New Roman"/>
          <w:lang w:val="en-US"/>
          <w:rPrChange w:id="808" w:author="Christoffer Vissing" w:date="2023-08-28T15:47:00Z">
            <w:rPr>
              <w:rFonts w:ascii="Roboto" w:hAnsi="Roboto" w:cs="Times New Roman"/>
            </w:rPr>
          </w:rPrChange>
        </w:rPr>
        <w:t>lamin</w:t>
      </w:r>
      <w:proofErr w:type="spellEnd"/>
      <w:r w:rsidRPr="00E86990">
        <w:rPr>
          <w:rFonts w:ascii="Roboto" w:hAnsi="Roboto" w:cs="Times New Roman"/>
          <w:lang w:val="en-US"/>
          <w:rPrChange w:id="809" w:author="Christoffer Vissing" w:date="2023-08-28T15:47:00Z">
            <w:rPr>
              <w:rFonts w:ascii="Roboto" w:hAnsi="Roboto" w:cs="Times New Roman"/>
            </w:rPr>
          </w:rPrChange>
        </w:rPr>
        <w:t xml:space="preserve"> A/C cause autosomal dominant Emery-</w:t>
      </w:r>
      <w:proofErr w:type="spellStart"/>
      <w:r w:rsidRPr="00E86990">
        <w:rPr>
          <w:rFonts w:ascii="Roboto" w:hAnsi="Roboto" w:cs="Times New Roman"/>
          <w:lang w:val="en-US"/>
          <w:rPrChange w:id="810" w:author="Christoffer Vissing" w:date="2023-08-28T15:47:00Z">
            <w:rPr>
              <w:rFonts w:ascii="Roboto" w:hAnsi="Roboto" w:cs="Times New Roman"/>
            </w:rPr>
          </w:rPrChange>
        </w:rPr>
        <w:t>Dreifuss</w:t>
      </w:r>
      <w:proofErr w:type="spellEnd"/>
      <w:r w:rsidRPr="00E86990">
        <w:rPr>
          <w:rFonts w:ascii="Roboto" w:hAnsi="Roboto" w:cs="Times New Roman"/>
          <w:lang w:val="en-US"/>
          <w:rPrChange w:id="811" w:author="Christoffer Vissing" w:date="2023-08-28T15:47:00Z">
            <w:rPr>
              <w:rFonts w:ascii="Roboto" w:hAnsi="Roboto" w:cs="Times New Roman"/>
            </w:rPr>
          </w:rPrChange>
        </w:rPr>
        <w:t xml:space="preserve"> muscular dystrophy. </w:t>
      </w:r>
      <w:r w:rsidRPr="00E86990">
        <w:rPr>
          <w:rFonts w:ascii="Roboto" w:hAnsi="Roboto" w:cs="Times New Roman"/>
          <w:i/>
          <w:iCs/>
        </w:rPr>
        <w:t>Nat Genet</w:t>
      </w:r>
      <w:r w:rsidRPr="00E86990">
        <w:rPr>
          <w:rFonts w:ascii="Roboto" w:hAnsi="Roboto" w:cs="Times New Roman"/>
        </w:rPr>
        <w:t xml:space="preserve">. </w:t>
      </w:r>
      <w:proofErr w:type="gramStart"/>
      <w:r w:rsidRPr="00E86990">
        <w:rPr>
          <w:rFonts w:ascii="Roboto" w:hAnsi="Roboto" w:cs="Times New Roman"/>
        </w:rPr>
        <w:t>1999;21:285</w:t>
      </w:r>
      <w:proofErr w:type="gramEnd"/>
      <w:r w:rsidRPr="00E86990">
        <w:rPr>
          <w:rFonts w:ascii="Roboto" w:hAnsi="Roboto" w:cs="Times New Roman"/>
        </w:rPr>
        <w:t>–288.</w:t>
      </w:r>
    </w:p>
    <w:p w14:paraId="740CF581"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39. </w:t>
      </w:r>
      <w:proofErr w:type="spellStart"/>
      <w:r w:rsidRPr="00E86990">
        <w:rPr>
          <w:rFonts w:ascii="Roboto" w:hAnsi="Roboto" w:cs="Times New Roman"/>
        </w:rPr>
        <w:t>Fomin</w:t>
      </w:r>
      <w:proofErr w:type="spellEnd"/>
      <w:r w:rsidRPr="00E86990">
        <w:rPr>
          <w:rFonts w:ascii="Roboto" w:hAnsi="Roboto" w:cs="Times New Roman"/>
        </w:rPr>
        <w:t xml:space="preserve"> A, Gärtner A, </w:t>
      </w:r>
      <w:proofErr w:type="spellStart"/>
      <w:r w:rsidRPr="00E86990">
        <w:rPr>
          <w:rFonts w:ascii="Roboto" w:hAnsi="Roboto" w:cs="Times New Roman"/>
        </w:rPr>
        <w:t>Cyganek</w:t>
      </w:r>
      <w:proofErr w:type="spellEnd"/>
      <w:r w:rsidRPr="00E86990">
        <w:rPr>
          <w:rFonts w:ascii="Roboto" w:hAnsi="Roboto" w:cs="Times New Roman"/>
        </w:rPr>
        <w:t xml:space="preserve"> L, et al. </w:t>
      </w:r>
      <w:r w:rsidRPr="00E86990">
        <w:rPr>
          <w:rFonts w:ascii="Roboto" w:hAnsi="Roboto" w:cs="Times New Roman"/>
          <w:lang w:val="en-US"/>
          <w:rPrChange w:id="812" w:author="Christoffer Vissing" w:date="2023-08-28T15:47:00Z">
            <w:rPr>
              <w:rFonts w:ascii="Roboto" w:hAnsi="Roboto" w:cs="Times New Roman"/>
            </w:rPr>
          </w:rPrChange>
        </w:rPr>
        <w:t xml:space="preserve">Truncated titin proteins and titin haploinsufficiency are targets for functional recovery in human cardiomyopathy due to </w:t>
      </w:r>
      <w:proofErr w:type="gramStart"/>
      <w:r w:rsidRPr="00E86990">
        <w:rPr>
          <w:rFonts w:ascii="Roboto" w:hAnsi="Roboto" w:cs="Times New Roman"/>
          <w:lang w:val="en-US"/>
          <w:rPrChange w:id="813" w:author="Christoffer Vissing" w:date="2023-08-28T15:47:00Z">
            <w:rPr>
              <w:rFonts w:ascii="Roboto" w:hAnsi="Roboto" w:cs="Times New Roman"/>
            </w:rPr>
          </w:rPrChange>
        </w:rPr>
        <w:t>TTN mutations</w:t>
      </w:r>
      <w:proofErr w:type="gramEnd"/>
      <w:r w:rsidRPr="00E86990">
        <w:rPr>
          <w:rFonts w:ascii="Roboto" w:hAnsi="Roboto" w:cs="Times New Roman"/>
          <w:lang w:val="en-US"/>
          <w:rPrChange w:id="814" w:author="Christoffer Vissing" w:date="2023-08-28T15:47:00Z">
            <w:rPr>
              <w:rFonts w:ascii="Roboto" w:hAnsi="Roboto" w:cs="Times New Roman"/>
            </w:rPr>
          </w:rPrChange>
        </w:rPr>
        <w:t xml:space="preserve">. </w:t>
      </w:r>
      <w:proofErr w:type="spellStart"/>
      <w:r w:rsidRPr="00E86990">
        <w:rPr>
          <w:rFonts w:ascii="Roboto" w:hAnsi="Roboto" w:cs="Times New Roman"/>
          <w:i/>
          <w:iCs/>
        </w:rPr>
        <w:t>Sci</w:t>
      </w:r>
      <w:proofErr w:type="spellEnd"/>
      <w:r w:rsidRPr="00E86990">
        <w:rPr>
          <w:rFonts w:ascii="Roboto" w:hAnsi="Roboto" w:cs="Times New Roman"/>
          <w:i/>
          <w:iCs/>
        </w:rPr>
        <w:t xml:space="preserve"> </w:t>
      </w:r>
      <w:proofErr w:type="spellStart"/>
      <w:r w:rsidRPr="00E86990">
        <w:rPr>
          <w:rFonts w:ascii="Roboto" w:hAnsi="Roboto" w:cs="Times New Roman"/>
          <w:i/>
          <w:iCs/>
        </w:rPr>
        <w:t>Transl</w:t>
      </w:r>
      <w:proofErr w:type="spellEnd"/>
      <w:r w:rsidRPr="00E86990">
        <w:rPr>
          <w:rFonts w:ascii="Roboto" w:hAnsi="Roboto" w:cs="Times New Roman"/>
          <w:i/>
          <w:iCs/>
        </w:rPr>
        <w:t xml:space="preserve"> Med</w:t>
      </w:r>
      <w:r w:rsidRPr="00E86990">
        <w:rPr>
          <w:rFonts w:ascii="Roboto" w:hAnsi="Roboto" w:cs="Times New Roman"/>
        </w:rPr>
        <w:t>. 2021;13:eabd3079.</w:t>
      </w:r>
    </w:p>
    <w:p w14:paraId="30335026"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40. </w:t>
      </w:r>
      <w:proofErr w:type="spellStart"/>
      <w:r w:rsidRPr="00E86990">
        <w:rPr>
          <w:rFonts w:ascii="Roboto" w:hAnsi="Roboto" w:cs="Times New Roman"/>
        </w:rPr>
        <w:t>Granzier</w:t>
      </w:r>
      <w:proofErr w:type="spellEnd"/>
      <w:r w:rsidRPr="00E86990">
        <w:rPr>
          <w:rFonts w:ascii="Roboto" w:hAnsi="Roboto" w:cs="Times New Roman"/>
        </w:rPr>
        <w:t xml:space="preserve"> HL, </w:t>
      </w:r>
      <w:proofErr w:type="spellStart"/>
      <w:r w:rsidRPr="00E86990">
        <w:rPr>
          <w:rFonts w:ascii="Roboto" w:hAnsi="Roboto" w:cs="Times New Roman"/>
        </w:rPr>
        <w:t>Hutchinson</w:t>
      </w:r>
      <w:proofErr w:type="spellEnd"/>
      <w:r w:rsidRPr="00E86990">
        <w:rPr>
          <w:rFonts w:ascii="Roboto" w:hAnsi="Roboto" w:cs="Times New Roman"/>
        </w:rPr>
        <w:t xml:space="preserve"> KR, Tonino P, et al. </w:t>
      </w:r>
      <w:r w:rsidRPr="00E86990">
        <w:rPr>
          <w:rFonts w:ascii="Roboto" w:hAnsi="Roboto" w:cs="Times New Roman"/>
          <w:lang w:val="en-US"/>
          <w:rPrChange w:id="815" w:author="Christoffer Vissing" w:date="2023-08-28T15:47:00Z">
            <w:rPr>
              <w:rFonts w:ascii="Roboto" w:hAnsi="Roboto" w:cs="Times New Roman"/>
            </w:rPr>
          </w:rPrChange>
        </w:rPr>
        <w:t xml:space="preserve">Deleting titin’s I-band/A-band junction reveals critical roles for titin in biomechanical sensing and cardiac function. </w:t>
      </w:r>
      <w:proofErr w:type="spellStart"/>
      <w:r w:rsidRPr="00E86990">
        <w:rPr>
          <w:rFonts w:ascii="Roboto" w:hAnsi="Roboto" w:cs="Times New Roman"/>
          <w:i/>
          <w:iCs/>
        </w:rPr>
        <w:t>Proc</w:t>
      </w:r>
      <w:proofErr w:type="spellEnd"/>
      <w:r w:rsidRPr="00E86990">
        <w:rPr>
          <w:rFonts w:ascii="Roboto" w:hAnsi="Roboto" w:cs="Times New Roman"/>
          <w:i/>
          <w:iCs/>
        </w:rPr>
        <w:t xml:space="preserve"> </w:t>
      </w:r>
      <w:proofErr w:type="spellStart"/>
      <w:r w:rsidRPr="00E86990">
        <w:rPr>
          <w:rFonts w:ascii="Roboto" w:hAnsi="Roboto" w:cs="Times New Roman"/>
          <w:i/>
          <w:iCs/>
        </w:rPr>
        <w:t>Natl</w:t>
      </w:r>
      <w:proofErr w:type="spellEnd"/>
      <w:r w:rsidRPr="00E86990">
        <w:rPr>
          <w:rFonts w:ascii="Roboto" w:hAnsi="Roboto" w:cs="Times New Roman"/>
          <w:i/>
          <w:iCs/>
        </w:rPr>
        <w:t xml:space="preserve"> Acad </w:t>
      </w:r>
      <w:proofErr w:type="spellStart"/>
      <w:r w:rsidRPr="00E86990">
        <w:rPr>
          <w:rFonts w:ascii="Roboto" w:hAnsi="Roboto" w:cs="Times New Roman"/>
          <w:i/>
          <w:iCs/>
        </w:rPr>
        <w:t>Sci</w:t>
      </w:r>
      <w:proofErr w:type="spellEnd"/>
      <w:r w:rsidRPr="00E86990">
        <w:rPr>
          <w:rFonts w:ascii="Roboto" w:hAnsi="Roboto" w:cs="Times New Roman"/>
        </w:rPr>
        <w:t xml:space="preserve">. </w:t>
      </w:r>
      <w:proofErr w:type="gramStart"/>
      <w:r w:rsidRPr="00E86990">
        <w:rPr>
          <w:rFonts w:ascii="Roboto" w:hAnsi="Roboto" w:cs="Times New Roman"/>
        </w:rPr>
        <w:t>2014;111:14589</w:t>
      </w:r>
      <w:proofErr w:type="gramEnd"/>
      <w:r w:rsidRPr="00E86990">
        <w:rPr>
          <w:rFonts w:ascii="Roboto" w:hAnsi="Roboto" w:cs="Times New Roman"/>
        </w:rPr>
        <w:t>–14594.</w:t>
      </w:r>
    </w:p>
    <w:p w14:paraId="3B968611"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41. Ahlberg G, Refsgaard L, Lundegaard PR, et al. </w:t>
      </w:r>
      <w:r w:rsidRPr="00E86990">
        <w:rPr>
          <w:rFonts w:ascii="Roboto" w:hAnsi="Roboto" w:cs="Times New Roman"/>
          <w:lang w:val="en-US"/>
          <w:rPrChange w:id="816" w:author="Christoffer Vissing" w:date="2023-08-28T15:47:00Z">
            <w:rPr>
              <w:rFonts w:ascii="Roboto" w:hAnsi="Roboto" w:cs="Times New Roman"/>
            </w:rPr>
          </w:rPrChange>
        </w:rPr>
        <w:t xml:space="preserve">Rare truncating variants in the </w:t>
      </w:r>
      <w:proofErr w:type="spellStart"/>
      <w:r w:rsidRPr="00E86990">
        <w:rPr>
          <w:rFonts w:ascii="Roboto" w:hAnsi="Roboto" w:cs="Times New Roman"/>
          <w:lang w:val="en-US"/>
          <w:rPrChange w:id="817" w:author="Christoffer Vissing" w:date="2023-08-28T15:47:00Z">
            <w:rPr>
              <w:rFonts w:ascii="Roboto" w:hAnsi="Roboto" w:cs="Times New Roman"/>
            </w:rPr>
          </w:rPrChange>
        </w:rPr>
        <w:t>sarcomeric</w:t>
      </w:r>
      <w:proofErr w:type="spellEnd"/>
      <w:r w:rsidRPr="00E86990">
        <w:rPr>
          <w:rFonts w:ascii="Roboto" w:hAnsi="Roboto" w:cs="Times New Roman"/>
          <w:lang w:val="en-US"/>
          <w:rPrChange w:id="818" w:author="Christoffer Vissing" w:date="2023-08-28T15:47:00Z">
            <w:rPr>
              <w:rFonts w:ascii="Roboto" w:hAnsi="Roboto" w:cs="Times New Roman"/>
            </w:rPr>
          </w:rPrChange>
        </w:rPr>
        <w:t xml:space="preserve"> protein titin associate with familial and early-onset atrial fibrillation. </w:t>
      </w:r>
      <w:r w:rsidRPr="00E86990">
        <w:rPr>
          <w:rFonts w:ascii="Roboto" w:hAnsi="Roboto" w:cs="Times New Roman"/>
          <w:i/>
          <w:iCs/>
        </w:rPr>
        <w:t xml:space="preserve">Nat </w:t>
      </w:r>
      <w:proofErr w:type="spellStart"/>
      <w:r w:rsidRPr="00E86990">
        <w:rPr>
          <w:rFonts w:ascii="Roboto" w:hAnsi="Roboto" w:cs="Times New Roman"/>
          <w:i/>
          <w:iCs/>
        </w:rPr>
        <w:t>Commun</w:t>
      </w:r>
      <w:proofErr w:type="spellEnd"/>
      <w:r w:rsidRPr="00E86990">
        <w:rPr>
          <w:rFonts w:ascii="Roboto" w:hAnsi="Roboto" w:cs="Times New Roman"/>
        </w:rPr>
        <w:t xml:space="preserve">. </w:t>
      </w:r>
      <w:proofErr w:type="gramStart"/>
      <w:r w:rsidRPr="00E86990">
        <w:rPr>
          <w:rFonts w:ascii="Roboto" w:hAnsi="Roboto" w:cs="Times New Roman"/>
        </w:rPr>
        <w:t>2018;9:4316</w:t>
      </w:r>
      <w:proofErr w:type="gramEnd"/>
      <w:r w:rsidRPr="00E86990">
        <w:rPr>
          <w:rFonts w:ascii="Roboto" w:hAnsi="Roboto" w:cs="Times New Roman"/>
        </w:rPr>
        <w:t>.</w:t>
      </w:r>
    </w:p>
    <w:p w14:paraId="18A1FFDD" w14:textId="77777777" w:rsidR="00E86990" w:rsidRPr="00E86990" w:rsidRDefault="00E86990" w:rsidP="00E86990">
      <w:pPr>
        <w:widowControl w:val="0"/>
        <w:autoSpaceDE w:val="0"/>
        <w:autoSpaceDN w:val="0"/>
        <w:adjustRightInd w:val="0"/>
        <w:rPr>
          <w:rFonts w:ascii="Roboto" w:hAnsi="Roboto" w:cs="Times New Roman"/>
        </w:rPr>
      </w:pPr>
      <w:r w:rsidRPr="00E86990">
        <w:rPr>
          <w:rFonts w:ascii="Roboto" w:hAnsi="Roboto" w:cs="Times New Roman"/>
        </w:rPr>
        <w:t xml:space="preserve">42. </w:t>
      </w:r>
      <w:proofErr w:type="spellStart"/>
      <w:r w:rsidRPr="00E86990">
        <w:rPr>
          <w:rFonts w:ascii="Roboto" w:hAnsi="Roboto" w:cs="Times New Roman"/>
        </w:rPr>
        <w:t>Bogomolovas</w:t>
      </w:r>
      <w:proofErr w:type="spellEnd"/>
      <w:r w:rsidRPr="00E86990">
        <w:rPr>
          <w:rFonts w:ascii="Roboto" w:hAnsi="Roboto" w:cs="Times New Roman"/>
        </w:rPr>
        <w:t xml:space="preserve"> J, Fleming JR, Franke B, et al. </w:t>
      </w:r>
      <w:r w:rsidRPr="00E86990">
        <w:rPr>
          <w:rFonts w:ascii="Roboto" w:hAnsi="Roboto" w:cs="Times New Roman"/>
          <w:lang w:val="en-US"/>
          <w:rPrChange w:id="819" w:author="Christoffer Vissing" w:date="2023-08-28T15:47:00Z">
            <w:rPr>
              <w:rFonts w:ascii="Roboto" w:hAnsi="Roboto" w:cs="Times New Roman"/>
            </w:rPr>
          </w:rPrChange>
        </w:rPr>
        <w:t xml:space="preserve">Titin kinase ubiquitination aligns autophagy receptors with mechanical signals in the sarcomere. </w:t>
      </w:r>
      <w:r w:rsidRPr="00E86990">
        <w:rPr>
          <w:rFonts w:ascii="Roboto" w:hAnsi="Roboto" w:cs="Times New Roman"/>
          <w:i/>
          <w:iCs/>
        </w:rPr>
        <w:t xml:space="preserve">EMBO </w:t>
      </w:r>
      <w:proofErr w:type="spellStart"/>
      <w:r w:rsidRPr="00E86990">
        <w:rPr>
          <w:rFonts w:ascii="Roboto" w:hAnsi="Roboto" w:cs="Times New Roman"/>
          <w:i/>
          <w:iCs/>
        </w:rPr>
        <w:t>Rep</w:t>
      </w:r>
      <w:proofErr w:type="spellEnd"/>
      <w:r w:rsidRPr="00E86990">
        <w:rPr>
          <w:rFonts w:ascii="Roboto" w:hAnsi="Roboto" w:cs="Times New Roman"/>
        </w:rPr>
        <w:t>. 2021;22:e48018.</w:t>
      </w:r>
    </w:p>
    <w:p w14:paraId="503D9600" w14:textId="5E31F3C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fldChar w:fldCharType="end"/>
      </w:r>
    </w:p>
    <w:p w14:paraId="65B04CE6"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br w:type="page"/>
      </w:r>
    </w:p>
    <w:p w14:paraId="3782F7A9" w14:textId="77777777"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1 – </w:t>
      </w:r>
      <w:r w:rsidRPr="00D66C1F">
        <w:rPr>
          <w:rFonts w:ascii="Roboto" w:hAnsi="Roboto" w:cstheme="minorHAnsi"/>
          <w:color w:val="5B9BD5" w:themeColor="accent1"/>
          <w:sz w:val="24"/>
          <w:szCs w:val="24"/>
          <w:lang w:val="en-US"/>
        </w:rPr>
        <w:t>Muscle magnetic resonance imaging and mapping of muscle groups.</w:t>
      </w:r>
    </w:p>
    <w:p w14:paraId="3663DBA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noProof/>
          <w:lang w:val="en-US"/>
        </w:rPr>
        <w:drawing>
          <wp:inline distT="0" distB="0" distL="0" distR="0" wp14:anchorId="30D4E467" wp14:editId="724B0786">
            <wp:extent cx="6115685" cy="644842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685" cy="6448425"/>
                    </a:xfrm>
                    <a:prstGeom prst="rect">
                      <a:avLst/>
                    </a:prstGeom>
                    <a:noFill/>
                    <a:ln>
                      <a:noFill/>
                    </a:ln>
                  </pic:spPr>
                </pic:pic>
              </a:graphicData>
            </a:graphic>
          </wp:inline>
        </w:drawing>
      </w:r>
    </w:p>
    <w:p w14:paraId="5F48B25A" w14:textId="3E9AA1FE" w:rsidR="00F4339F" w:rsidRPr="00D66C1F" w:rsidRDefault="00F4339F" w:rsidP="002D13EB">
      <w:pPr>
        <w:spacing w:line="480" w:lineRule="auto"/>
        <w:rPr>
          <w:rFonts w:ascii="Roboto" w:hAnsi="Roboto" w:cstheme="minorHAnsi"/>
          <w:b/>
          <w:bCs/>
          <w:sz w:val="28"/>
          <w:szCs w:val="28"/>
          <w:lang w:val="en-US"/>
        </w:rPr>
      </w:pPr>
      <w:r w:rsidRPr="00CA55F7">
        <w:rPr>
          <w:rFonts w:ascii="Roboto" w:hAnsi="Roboto" w:cstheme="minorHAnsi"/>
          <w:b/>
          <w:bCs/>
          <w:sz w:val="20"/>
          <w:szCs w:val="20"/>
          <w:lang w:val="en-US"/>
        </w:rPr>
        <w:t xml:space="preserve">Legend: </w:t>
      </w:r>
      <w:r w:rsidRPr="00CA55F7">
        <w:rPr>
          <w:rFonts w:ascii="Roboto" w:hAnsi="Roboto" w:cstheme="minorHAnsi"/>
          <w:sz w:val="20"/>
          <w:szCs w:val="20"/>
          <w:lang w:val="en-US"/>
        </w:rPr>
        <w:t>Magnetic resonance imaging scan positions (</w:t>
      </w:r>
      <w:r w:rsidRPr="00CA55F7">
        <w:rPr>
          <w:rFonts w:ascii="Roboto" w:hAnsi="Roboto" w:cstheme="minorHAnsi"/>
          <w:b/>
          <w:bCs/>
          <w:sz w:val="20"/>
          <w:szCs w:val="20"/>
          <w:lang w:val="en-US"/>
        </w:rPr>
        <w:t>A-F</w:t>
      </w:r>
      <w:r w:rsidRPr="00CA55F7">
        <w:rPr>
          <w:rFonts w:ascii="Roboto" w:hAnsi="Roboto" w:cstheme="minorHAnsi"/>
          <w:sz w:val="20"/>
          <w:szCs w:val="20"/>
          <w:lang w:val="en-US"/>
        </w:rPr>
        <w:t xml:space="preserve">) and T1-weigthed images of muscle groups outlined and investigated at each scan position. </w:t>
      </w:r>
      <w:r w:rsidR="00E72D08" w:rsidRPr="00CA55F7">
        <w:rPr>
          <w:rFonts w:ascii="Roboto" w:hAnsi="Roboto" w:cstheme="minorHAnsi"/>
          <w:sz w:val="20"/>
          <w:szCs w:val="20"/>
          <w:lang w:val="en-US"/>
        </w:rPr>
        <w:t xml:space="preserve">Colors </w:t>
      </w:r>
      <w:r w:rsidR="002D13EB" w:rsidRPr="00CA55F7">
        <w:rPr>
          <w:rFonts w:ascii="Roboto" w:hAnsi="Roboto" w:cstheme="minorHAnsi"/>
          <w:sz w:val="20"/>
          <w:szCs w:val="20"/>
          <w:lang w:val="en-US"/>
        </w:rPr>
        <w:t xml:space="preserve">on </w:t>
      </w:r>
      <w:r w:rsidR="00E72D08" w:rsidRPr="00CA55F7">
        <w:rPr>
          <w:rFonts w:ascii="Roboto" w:hAnsi="Roboto" w:cstheme="minorHAnsi"/>
          <w:sz w:val="20"/>
          <w:szCs w:val="20"/>
          <w:lang w:val="en-US"/>
        </w:rPr>
        <w:t>each</w:t>
      </w:r>
      <w:r w:rsidR="002D13EB" w:rsidRPr="00CA55F7">
        <w:rPr>
          <w:rFonts w:ascii="Roboto" w:hAnsi="Roboto" w:cstheme="minorHAnsi"/>
          <w:sz w:val="20"/>
          <w:szCs w:val="20"/>
          <w:lang w:val="en-US"/>
        </w:rPr>
        <w:t xml:space="preserve"> transverse section</w:t>
      </w:r>
      <w:r w:rsidR="00E72D08" w:rsidRPr="00CA55F7">
        <w:rPr>
          <w:rFonts w:ascii="Roboto" w:hAnsi="Roboto" w:cstheme="minorHAnsi"/>
          <w:sz w:val="20"/>
          <w:szCs w:val="20"/>
          <w:lang w:val="en-US"/>
        </w:rPr>
        <w:t xml:space="preserve"> </w:t>
      </w:r>
      <w:r w:rsidR="002D13EB" w:rsidRPr="00CA55F7">
        <w:rPr>
          <w:rFonts w:ascii="Roboto" w:hAnsi="Roboto" w:cstheme="minorHAnsi"/>
          <w:sz w:val="20"/>
          <w:szCs w:val="20"/>
          <w:lang w:val="en-US"/>
        </w:rPr>
        <w:t xml:space="preserve">have been </w:t>
      </w:r>
      <w:r w:rsidR="00E72D08" w:rsidRPr="00CA55F7">
        <w:rPr>
          <w:rFonts w:ascii="Roboto" w:hAnsi="Roboto" w:cstheme="minorHAnsi"/>
          <w:sz w:val="20"/>
          <w:szCs w:val="20"/>
          <w:lang w:val="en-US"/>
        </w:rPr>
        <w:t>applied to visualize, the individual muscles assessed</w:t>
      </w:r>
      <w:r w:rsidR="002D13EB" w:rsidRPr="00CA55F7">
        <w:rPr>
          <w:rFonts w:ascii="Roboto" w:hAnsi="Roboto" w:cstheme="minorHAnsi"/>
          <w:sz w:val="20"/>
          <w:szCs w:val="20"/>
          <w:lang w:val="en-US"/>
        </w:rPr>
        <w:t xml:space="preserve"> at each scan position</w:t>
      </w:r>
      <w:r w:rsidR="00E72D08" w:rsidRPr="00CA55F7">
        <w:rPr>
          <w:rFonts w:ascii="Roboto" w:hAnsi="Roboto" w:cstheme="minorHAnsi"/>
          <w:sz w:val="20"/>
          <w:szCs w:val="20"/>
          <w:lang w:val="en-US"/>
        </w:rPr>
        <w:t>.</w:t>
      </w:r>
      <w:r w:rsidRPr="00D66C1F">
        <w:rPr>
          <w:rFonts w:ascii="Roboto" w:hAnsi="Roboto" w:cstheme="minorHAnsi"/>
          <w:b/>
          <w:bCs/>
          <w:sz w:val="28"/>
          <w:szCs w:val="28"/>
          <w:lang w:val="en-US"/>
        </w:rPr>
        <w:br w:type="page"/>
      </w:r>
    </w:p>
    <w:p w14:paraId="02EF02B6" w14:textId="77777777" w:rsidR="00F4339F" w:rsidRPr="00D66C1F" w:rsidRDefault="00F4339F" w:rsidP="00F4339F">
      <w:pPr>
        <w:spacing w:line="480" w:lineRule="auto"/>
        <w:ind w:left="1304" w:hanging="1304"/>
        <w:rPr>
          <w:rFonts w:ascii="Roboto" w:hAnsi="Roboto" w:cstheme="minorHAnsi"/>
          <w:color w:val="5B9BD5" w:themeColor="accent1"/>
          <w:sz w:val="24"/>
          <w:szCs w:val="24"/>
          <w:lang w:val="en-US"/>
        </w:rPr>
      </w:pPr>
      <w:r w:rsidRPr="00D66C1F">
        <w:rPr>
          <w:rFonts w:ascii="Roboto" w:hAnsi="Roboto" w:cstheme="minorHAnsi"/>
          <w:b/>
          <w:bCs/>
          <w:sz w:val="28"/>
          <w:szCs w:val="28"/>
          <w:lang w:val="en-US"/>
        </w:rPr>
        <w:lastRenderedPageBreak/>
        <w:t xml:space="preserve">Figure 2 – </w:t>
      </w:r>
      <w:r w:rsidRPr="00D66C1F">
        <w:rPr>
          <w:rFonts w:ascii="Roboto" w:hAnsi="Roboto" w:cstheme="minorHAnsi"/>
          <w:color w:val="5B9BD5" w:themeColor="accent1"/>
          <w:sz w:val="24"/>
          <w:szCs w:val="24"/>
          <w:lang w:val="en-US"/>
        </w:rPr>
        <w:t>Fat fractions in major muscle</w:t>
      </w:r>
      <w:r>
        <w:rPr>
          <w:rFonts w:ascii="Roboto" w:hAnsi="Roboto" w:cstheme="minorHAnsi"/>
          <w:color w:val="5B9BD5" w:themeColor="accent1"/>
          <w:sz w:val="24"/>
          <w:szCs w:val="24"/>
          <w:lang w:val="en-US"/>
        </w:rPr>
        <w:t xml:space="preserve"> </w:t>
      </w:r>
      <w:r w:rsidRPr="00D66C1F">
        <w:rPr>
          <w:rFonts w:ascii="Roboto" w:hAnsi="Roboto" w:cstheme="minorHAnsi"/>
          <w:color w:val="5B9BD5" w:themeColor="accent1"/>
          <w:sz w:val="24"/>
          <w:szCs w:val="24"/>
          <w:lang w:val="en-US"/>
        </w:rPr>
        <w:t>groups at six scan-positions</w:t>
      </w:r>
    </w:p>
    <w:p w14:paraId="2647B5B1" w14:textId="5D95F3C8" w:rsidR="00F4339F" w:rsidRPr="00D66C1F" w:rsidRDefault="00A965D4" w:rsidP="00F4339F">
      <w:pPr>
        <w:spacing w:line="480" w:lineRule="auto"/>
        <w:rPr>
          <w:rFonts w:ascii="Roboto" w:hAnsi="Roboto" w:cstheme="minorHAnsi"/>
          <w:b/>
          <w:sz w:val="28"/>
          <w:szCs w:val="28"/>
          <w:lang w:val="en-US"/>
        </w:rPr>
      </w:pPr>
      <w:ins w:id="820" w:author="Christoffer Vissing" w:date="2023-08-10T11:58:00Z">
        <w:r>
          <w:rPr>
            <w:rFonts w:ascii="Roboto" w:hAnsi="Roboto" w:cstheme="minorHAnsi"/>
            <w:b/>
            <w:bCs/>
            <w:noProof/>
            <w:lang w:val="en-US"/>
          </w:rPr>
          <w:drawing>
            <wp:inline distT="0" distB="0" distL="0" distR="0" wp14:anchorId="67744D58" wp14:editId="6959D7D1">
              <wp:extent cx="6120130" cy="6120130"/>
              <wp:effectExtent l="0" t="0" r="0" b="0"/>
              <wp:docPr id="11370910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1034" name="Billede 1137091034"/>
                      <pic:cNvPicPr/>
                    </pic:nvPicPr>
                    <pic:blipFill>
                      <a:blip r:embed="rId9">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ins>
      <w:del w:id="821" w:author="Christoffer Vissing" w:date="2023-08-10T11:59:00Z">
        <w:r w:rsidR="00F4339F" w:rsidRPr="00D66C1F" w:rsidDel="00A965D4">
          <w:rPr>
            <w:rFonts w:ascii="Roboto" w:hAnsi="Roboto" w:cstheme="minorHAnsi"/>
            <w:b/>
            <w:bCs/>
            <w:noProof/>
            <w:lang w:val="en-US"/>
          </w:rPr>
          <w:drawing>
            <wp:inline distT="0" distB="0" distL="0" distR="0" wp14:anchorId="436CA427" wp14:editId="5CB633B8">
              <wp:extent cx="6120130" cy="612013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del>
      <w:r w:rsidR="00CA55F7">
        <w:rPr>
          <w:rFonts w:ascii="Roboto" w:hAnsi="Roboto" w:cstheme="minorHAnsi"/>
          <w:b/>
          <w:bCs/>
          <w:sz w:val="18"/>
          <w:szCs w:val="18"/>
          <w:lang w:val="en-US"/>
        </w:rPr>
        <w:t>L</w:t>
      </w:r>
      <w:r w:rsidR="00F4339F" w:rsidRPr="00CA55F7">
        <w:rPr>
          <w:rFonts w:ascii="Roboto" w:hAnsi="Roboto" w:cstheme="minorHAnsi"/>
          <w:b/>
          <w:bCs/>
          <w:sz w:val="18"/>
          <w:szCs w:val="18"/>
          <w:lang w:val="en-US"/>
        </w:rPr>
        <w:t xml:space="preserve">egend: </w:t>
      </w:r>
      <w:r w:rsidR="00F4339F" w:rsidRPr="00CA55F7">
        <w:rPr>
          <w:rFonts w:ascii="Roboto" w:hAnsi="Roboto" w:cstheme="minorHAnsi"/>
          <w:sz w:val="18"/>
          <w:szCs w:val="18"/>
          <w:lang w:val="en-US"/>
        </w:rPr>
        <w:t xml:space="preserve"> Ridgeline plot showing the distribution of fat fraction values from magnetic resonance imaging in participants carrying TTNtv (pink, n=25) vs healthy matched controls (blue, n=25). Values from individual participants are represented by points inside the density function. Diamond-shaped symbols denote mean values. P-values are corrected for age, sex, and body-mass index (BMI). </w:t>
      </w:r>
      <w:r w:rsidR="00F4339F" w:rsidRPr="00D66C1F">
        <w:rPr>
          <w:rFonts w:ascii="Roboto" w:hAnsi="Roboto" w:cstheme="minorHAnsi"/>
          <w:b/>
          <w:sz w:val="28"/>
          <w:szCs w:val="28"/>
          <w:lang w:val="en-US"/>
        </w:rPr>
        <w:br w:type="page"/>
      </w:r>
    </w:p>
    <w:p w14:paraId="28121C46" w14:textId="77777777" w:rsidR="00F4339F" w:rsidRPr="00D66C1F" w:rsidRDefault="00F4339F" w:rsidP="00F4339F">
      <w:pPr>
        <w:spacing w:line="480" w:lineRule="auto"/>
        <w:rPr>
          <w:rFonts w:ascii="Roboto" w:hAnsi="Roboto" w:cstheme="minorHAnsi"/>
          <w:b/>
          <w:sz w:val="28"/>
          <w:szCs w:val="28"/>
          <w:lang w:val="en-US"/>
        </w:rPr>
        <w:sectPr w:rsidR="00F4339F" w:rsidRPr="00D66C1F">
          <w:footerReference w:type="even" r:id="rId11"/>
          <w:footerReference w:type="default" r:id="rId12"/>
          <w:pgSz w:w="11906" w:h="16838"/>
          <w:pgMar w:top="1701" w:right="1134" w:bottom="1701" w:left="1134" w:header="708" w:footer="708" w:gutter="0"/>
          <w:cols w:space="708"/>
          <w:docGrid w:linePitch="360"/>
        </w:sectPr>
      </w:pPr>
    </w:p>
    <w:p w14:paraId="59D37328" w14:textId="6CA2781C"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3 – </w:t>
      </w:r>
      <w:r w:rsidRPr="00D66C1F">
        <w:rPr>
          <w:rFonts w:ascii="Roboto" w:hAnsi="Roboto" w:cstheme="minorHAnsi"/>
          <w:color w:val="5B9BD5" w:themeColor="accent1"/>
          <w:sz w:val="24"/>
          <w:szCs w:val="24"/>
          <w:lang w:val="en-US"/>
        </w:rPr>
        <w:t xml:space="preserve">Heatmap of muscle fat fractions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 vs controls</w:t>
      </w:r>
      <w:r w:rsidRPr="00D66C1F">
        <w:rPr>
          <w:rFonts w:ascii="Roboto" w:hAnsi="Roboto"/>
          <w:lang w:val="en-US"/>
        </w:rPr>
        <w:t xml:space="preserve"> </w:t>
      </w:r>
    </w:p>
    <w:p w14:paraId="1FF5BB8C" w14:textId="6B6F3A52" w:rsidR="00F4339F" w:rsidRPr="00D66C1F" w:rsidRDefault="00F4339F" w:rsidP="00F4339F">
      <w:pPr>
        <w:spacing w:line="480" w:lineRule="auto"/>
        <w:rPr>
          <w:rFonts w:ascii="Roboto" w:hAnsi="Roboto" w:cstheme="minorHAnsi"/>
          <w:bCs/>
          <w:noProof/>
          <w:lang w:val="en-US"/>
        </w:rPr>
      </w:pPr>
      <w:r w:rsidRPr="00D66C1F">
        <w:rPr>
          <w:rFonts w:ascii="Roboto" w:hAnsi="Roboto" w:cstheme="minorHAnsi"/>
          <w:bCs/>
          <w:noProof/>
          <w:lang w:val="en-US"/>
        </w:rPr>
        <w:drawing>
          <wp:inline distT="0" distB="0" distL="0" distR="0" wp14:anchorId="39738316" wp14:editId="32A60EB7">
            <wp:extent cx="6877050" cy="4296258"/>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9216" cy="4347589"/>
                    </a:xfrm>
                    <a:prstGeom prst="rect">
                      <a:avLst/>
                    </a:prstGeom>
                  </pic:spPr>
                </pic:pic>
              </a:graphicData>
            </a:graphic>
          </wp:inline>
        </w:drawing>
      </w:r>
    </w:p>
    <w:p w14:paraId="3128A08F" w14:textId="4BEDA49B" w:rsidR="00F4339F" w:rsidRPr="00CA55F7" w:rsidRDefault="00F4339F" w:rsidP="00F4339F">
      <w:pPr>
        <w:spacing w:line="480" w:lineRule="auto"/>
        <w:rPr>
          <w:rFonts w:ascii="Roboto" w:hAnsi="Roboto" w:cstheme="minorHAnsi"/>
          <w:bCs/>
          <w:sz w:val="18"/>
          <w:szCs w:val="18"/>
          <w:lang w:val="en-US"/>
        </w:rPr>
        <w:sectPr w:rsidR="00F4339F" w:rsidRPr="00CA55F7" w:rsidSect="00555A05">
          <w:pgSz w:w="16838" w:h="11906" w:orient="landscape"/>
          <w:pgMar w:top="1134" w:right="1701" w:bottom="1134" w:left="1701" w:header="708" w:footer="708" w:gutter="0"/>
          <w:cols w:space="708"/>
          <w:docGrid w:linePitch="360"/>
        </w:sectPr>
      </w:pPr>
      <w:r w:rsidRPr="00CA55F7">
        <w:rPr>
          <w:rFonts w:ascii="Roboto" w:hAnsi="Roboto" w:cstheme="minorHAnsi"/>
          <w:b/>
          <w:sz w:val="18"/>
          <w:szCs w:val="18"/>
          <w:lang w:val="en-US"/>
        </w:rPr>
        <w:t xml:space="preserve">Legend: </w:t>
      </w:r>
      <w:r w:rsidRPr="00CA55F7">
        <w:rPr>
          <w:rFonts w:ascii="Roboto" w:hAnsi="Roboto" w:cstheme="minorHAnsi"/>
          <w:bCs/>
          <w:sz w:val="18"/>
          <w:szCs w:val="18"/>
          <w:lang w:val="en-US"/>
        </w:rPr>
        <w:t xml:space="preserve"> Z-score-transformed muscle fat fraction in 17 individual muscles and 3 major muscle groups (y-axis) in </w:t>
      </w:r>
      <w:ins w:id="833" w:author="Christoffer Vissing" w:date="2023-08-23T10:08:00Z">
        <w:r w:rsidR="004B3284">
          <w:rPr>
            <w:rFonts w:ascii="Roboto" w:hAnsi="Roboto" w:cstheme="minorHAnsi"/>
            <w:bCs/>
            <w:sz w:val="18"/>
            <w:szCs w:val="18"/>
            <w:lang w:val="en-US"/>
          </w:rPr>
          <w:t xml:space="preserve">study </w:t>
        </w:r>
      </w:ins>
      <w:del w:id="834" w:author="Christoffer Vissing" w:date="2023-08-10T11:35:00Z">
        <w:r w:rsidRPr="00CA55F7" w:rsidDel="00DA7A79">
          <w:rPr>
            <w:rFonts w:ascii="Roboto" w:hAnsi="Roboto" w:cstheme="minorHAnsi"/>
            <w:bCs/>
            <w:sz w:val="18"/>
            <w:szCs w:val="18"/>
            <w:lang w:val="en-US"/>
          </w:rPr>
          <w:delText xml:space="preserve">the 50 </w:delText>
        </w:r>
      </w:del>
      <w:r w:rsidRPr="00CA55F7">
        <w:rPr>
          <w:rFonts w:ascii="Roboto" w:hAnsi="Roboto" w:cstheme="minorHAnsi"/>
          <w:bCs/>
          <w:sz w:val="18"/>
          <w:szCs w:val="18"/>
          <w:lang w:val="en-US"/>
        </w:rPr>
        <w:t>participants</w:t>
      </w:r>
      <w:del w:id="835" w:author="Christoffer Vissing" w:date="2023-08-23T10:08:00Z">
        <w:r w:rsidRPr="00CA55F7" w:rsidDel="004B3284">
          <w:rPr>
            <w:rFonts w:ascii="Roboto" w:hAnsi="Roboto" w:cstheme="minorHAnsi"/>
            <w:bCs/>
            <w:sz w:val="18"/>
            <w:szCs w:val="18"/>
            <w:lang w:val="en-US"/>
          </w:rPr>
          <w:delText xml:space="preserve"> included in the study</w:delText>
        </w:r>
      </w:del>
      <w:r w:rsidRPr="00CA55F7">
        <w:rPr>
          <w:rFonts w:ascii="Roboto" w:hAnsi="Roboto" w:cstheme="minorHAnsi"/>
          <w:bCs/>
          <w:sz w:val="18"/>
          <w:szCs w:val="18"/>
          <w:lang w:val="en-US"/>
        </w:rPr>
        <w:t xml:space="preserve"> (x-axis). Healthy controls are denoted by a grey bar at the bottom while a black bar denotes a person with TTNtv. Hierarchical clustering analysis found that participants with TTNtv formed clusters. Overall, participants with TTNtv had higher fat fractions as seen by a higher luminosity of green color in this group.</w:t>
      </w:r>
    </w:p>
    <w:p w14:paraId="5F1F7A9B" w14:textId="6AB67694" w:rsidR="00AD010D" w:rsidRDefault="002318B9" w:rsidP="002D13EB">
      <w:pPr>
        <w:spacing w:after="0" w:line="480" w:lineRule="auto"/>
        <w:rPr>
          <w:ins w:id="836" w:author="Christoffer Vissing" w:date="2023-08-22T16:48:00Z"/>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w:t>
      </w:r>
      <w:ins w:id="837" w:author="Christoffer Vissing" w:date="2023-08-22T16:48:00Z">
        <w:r w:rsidR="00AD010D">
          <w:rPr>
            <w:rFonts w:ascii="Roboto" w:hAnsi="Roboto" w:cstheme="minorHAnsi"/>
            <w:b/>
            <w:sz w:val="28"/>
            <w:szCs w:val="28"/>
            <w:lang w:val="en-US"/>
          </w:rPr>
          <w:t>4</w:t>
        </w:r>
      </w:ins>
      <w:del w:id="838" w:author="Christoffer Vissing" w:date="2023-08-22T16:48:00Z">
        <w:r w:rsidDel="00AD010D">
          <w:rPr>
            <w:rFonts w:ascii="Roboto" w:hAnsi="Roboto" w:cstheme="minorHAnsi"/>
            <w:b/>
            <w:sz w:val="28"/>
            <w:szCs w:val="28"/>
            <w:lang w:val="en-US"/>
          </w:rPr>
          <w:delText>4</w:delText>
        </w:r>
      </w:del>
      <w:r w:rsidRPr="00D66C1F">
        <w:rPr>
          <w:rFonts w:ascii="Roboto" w:hAnsi="Roboto" w:cstheme="minorHAnsi"/>
          <w:b/>
          <w:sz w:val="28"/>
          <w:szCs w:val="28"/>
          <w:lang w:val="en-US"/>
        </w:rPr>
        <w:t xml:space="preserve"> –</w:t>
      </w:r>
      <w:ins w:id="839" w:author="Christoffer Vissing" w:date="2023-08-22T17:04:00Z">
        <w:r w:rsidR="009A5C6C">
          <w:rPr>
            <w:rFonts w:ascii="Roboto" w:hAnsi="Roboto" w:cstheme="minorHAnsi"/>
            <w:b/>
            <w:sz w:val="28"/>
            <w:szCs w:val="28"/>
            <w:lang w:val="en-US"/>
          </w:rPr>
          <w:t xml:space="preserve"> </w:t>
        </w:r>
        <w:r w:rsidR="009A5C6C" w:rsidRPr="00D66C1F">
          <w:rPr>
            <w:rFonts w:ascii="Roboto" w:hAnsi="Roboto" w:cstheme="minorHAnsi"/>
            <w:color w:val="5B9BD5" w:themeColor="accent1"/>
            <w:sz w:val="24"/>
            <w:szCs w:val="24"/>
            <w:lang w:val="en-US"/>
          </w:rPr>
          <w:t>k</w:t>
        </w:r>
      </w:ins>
    </w:p>
    <w:p w14:paraId="6CF95EF0" w14:textId="6CEC9003" w:rsidR="00AD010D" w:rsidRDefault="009A5C6C" w:rsidP="002D13EB">
      <w:pPr>
        <w:spacing w:after="0" w:line="480" w:lineRule="auto"/>
        <w:rPr>
          <w:ins w:id="840" w:author="Christoffer Vissing" w:date="2023-08-22T16:48:00Z"/>
          <w:rFonts w:ascii="Roboto" w:hAnsi="Roboto" w:cstheme="minorHAnsi"/>
          <w:b/>
          <w:sz w:val="28"/>
          <w:szCs w:val="28"/>
          <w:lang w:val="en-US"/>
        </w:rPr>
      </w:pPr>
      <w:ins w:id="841" w:author="Christoffer Vissing" w:date="2023-08-22T17:04:00Z">
        <w:r>
          <w:rPr>
            <w:rFonts w:ascii="Roboto" w:hAnsi="Roboto" w:cstheme="minorHAnsi"/>
            <w:b/>
            <w:noProof/>
            <w:sz w:val="28"/>
            <w:szCs w:val="28"/>
            <w:lang w:val="en-US"/>
          </w:rPr>
          <w:drawing>
            <wp:inline distT="0" distB="0" distL="0" distR="0" wp14:anchorId="4A5DBB20" wp14:editId="54D838B5">
              <wp:extent cx="6120130" cy="4752340"/>
              <wp:effectExtent l="0" t="0" r="1270" b="0"/>
              <wp:docPr id="62582978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9788" name="Billede 625829788"/>
                      <pic:cNvPicPr/>
                    </pic:nvPicPr>
                    <pic:blipFill>
                      <a:blip r:embed="rId14">
                        <a:extLst>
                          <a:ext uri="{28A0092B-C50C-407E-A947-70E740481C1C}">
                            <a14:useLocalDpi xmlns:a14="http://schemas.microsoft.com/office/drawing/2010/main" val="0"/>
                          </a:ext>
                        </a:extLst>
                      </a:blip>
                      <a:stretch>
                        <a:fillRect/>
                      </a:stretch>
                    </pic:blipFill>
                    <pic:spPr>
                      <a:xfrm>
                        <a:off x="0" y="0"/>
                        <a:ext cx="6120130" cy="4752340"/>
                      </a:xfrm>
                      <a:prstGeom prst="rect">
                        <a:avLst/>
                      </a:prstGeom>
                    </pic:spPr>
                  </pic:pic>
                </a:graphicData>
              </a:graphic>
            </wp:inline>
          </w:drawing>
        </w:r>
      </w:ins>
    </w:p>
    <w:p w14:paraId="6DF81A0E" w14:textId="77777777" w:rsidR="00AD010D" w:rsidRDefault="00AD010D">
      <w:pPr>
        <w:rPr>
          <w:ins w:id="842" w:author="Christoffer Vissing" w:date="2023-08-22T16:48:00Z"/>
          <w:rFonts w:ascii="Roboto" w:hAnsi="Roboto" w:cstheme="minorHAnsi"/>
          <w:b/>
          <w:sz w:val="28"/>
          <w:szCs w:val="28"/>
          <w:lang w:val="en-US"/>
        </w:rPr>
      </w:pPr>
      <w:ins w:id="843" w:author="Christoffer Vissing" w:date="2023-08-22T16:48:00Z">
        <w:r>
          <w:rPr>
            <w:rFonts w:ascii="Roboto" w:hAnsi="Roboto" w:cstheme="minorHAnsi"/>
            <w:b/>
            <w:sz w:val="28"/>
            <w:szCs w:val="28"/>
            <w:lang w:val="en-US"/>
          </w:rPr>
          <w:br w:type="page"/>
        </w:r>
      </w:ins>
    </w:p>
    <w:p w14:paraId="35906A13" w14:textId="091D7EC8" w:rsidR="002318B9" w:rsidRPr="00D66C1F" w:rsidRDefault="00AD010D" w:rsidP="002D13EB">
      <w:pPr>
        <w:spacing w:after="0" w:line="480" w:lineRule="auto"/>
        <w:rPr>
          <w:rFonts w:ascii="Roboto" w:hAnsi="Roboto" w:cstheme="minorHAnsi"/>
          <w:b/>
          <w:sz w:val="28"/>
          <w:szCs w:val="28"/>
          <w:lang w:val="en-US"/>
        </w:rPr>
      </w:pPr>
      <w:ins w:id="844" w:author="Christoffer Vissing" w:date="2023-08-22T16:48:00Z">
        <w:r>
          <w:rPr>
            <w:rFonts w:ascii="Roboto" w:hAnsi="Roboto" w:cstheme="minorHAnsi"/>
            <w:b/>
            <w:sz w:val="28"/>
            <w:szCs w:val="28"/>
            <w:lang w:val="en-US"/>
          </w:rPr>
          <w:lastRenderedPageBreak/>
          <w:t xml:space="preserve">Figure 5 </w:t>
        </w:r>
        <w:r>
          <w:rPr>
            <w:rFonts w:ascii="Roboto" w:hAnsi="Roboto" w:cstheme="minorHAnsi"/>
            <w:b/>
            <w:sz w:val="28"/>
            <w:szCs w:val="28"/>
            <w:lang w:val="en-US"/>
          </w:rPr>
          <w:softHyphen/>
          <w:t>–</w:t>
        </w:r>
      </w:ins>
      <w:r w:rsidR="002318B9" w:rsidRPr="00D66C1F">
        <w:rPr>
          <w:rFonts w:ascii="Roboto" w:hAnsi="Roboto" w:cstheme="minorHAnsi"/>
          <w:b/>
          <w:sz w:val="28"/>
          <w:szCs w:val="28"/>
          <w:lang w:val="en-US"/>
        </w:rPr>
        <w:t xml:space="preserve"> </w:t>
      </w:r>
      <w:r w:rsidR="002318B9" w:rsidRPr="00D66C1F">
        <w:rPr>
          <w:rFonts w:ascii="Roboto" w:hAnsi="Roboto" w:cstheme="minorHAnsi"/>
          <w:color w:val="5B9BD5" w:themeColor="accent1"/>
          <w:sz w:val="24"/>
          <w:szCs w:val="24"/>
          <w:lang w:val="en-US"/>
        </w:rPr>
        <w:t xml:space="preserve">Skeletal muscle biopsies from </w:t>
      </w:r>
      <w:r w:rsidR="002318B9">
        <w:rPr>
          <w:rFonts w:ascii="Roboto" w:hAnsi="Roboto" w:cstheme="minorHAnsi"/>
          <w:color w:val="5B9BD5" w:themeColor="accent1"/>
          <w:sz w:val="24"/>
          <w:szCs w:val="24"/>
          <w:lang w:val="en-US"/>
        </w:rPr>
        <w:t>patients</w:t>
      </w:r>
      <w:r w:rsidR="002318B9" w:rsidRPr="00D66C1F">
        <w:rPr>
          <w:rFonts w:ascii="Roboto" w:hAnsi="Roboto" w:cstheme="minorHAnsi"/>
          <w:color w:val="5B9BD5" w:themeColor="accent1"/>
          <w:sz w:val="24"/>
          <w:szCs w:val="24"/>
          <w:lang w:val="en-US"/>
        </w:rPr>
        <w:t xml:space="preserve"> with TTNtv</w:t>
      </w:r>
    </w:p>
    <w:p w14:paraId="00421C52" w14:textId="77777777" w:rsidR="002318B9" w:rsidRDefault="002318B9" w:rsidP="002D13EB">
      <w:pPr>
        <w:spacing w:after="120"/>
        <w:rPr>
          <w:rFonts w:ascii="Roboto" w:hAnsi="Roboto" w:cstheme="minorHAnsi"/>
          <w:b/>
          <w:bCs/>
          <w:lang w:val="en-US"/>
        </w:rPr>
      </w:pPr>
      <w:r>
        <w:rPr>
          <w:rFonts w:ascii="Roboto" w:hAnsi="Roboto" w:cstheme="minorHAnsi"/>
          <w:b/>
          <w:bCs/>
          <w:noProof/>
          <w:lang w:val="en-US"/>
        </w:rPr>
        <w:drawing>
          <wp:inline distT="0" distB="0" distL="0" distR="0" wp14:anchorId="3E189F96" wp14:editId="51AF01B7">
            <wp:extent cx="5686425" cy="51339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5133975"/>
                    </a:xfrm>
                    <a:prstGeom prst="rect">
                      <a:avLst/>
                    </a:prstGeom>
                    <a:noFill/>
                    <a:ln>
                      <a:noFill/>
                    </a:ln>
                  </pic:spPr>
                </pic:pic>
              </a:graphicData>
            </a:graphic>
          </wp:inline>
        </w:drawing>
      </w:r>
    </w:p>
    <w:p w14:paraId="3FA40FCA" w14:textId="01BB85AE" w:rsidR="002318B9" w:rsidRPr="002D13EB" w:rsidRDefault="002318B9" w:rsidP="002D13EB">
      <w:pPr>
        <w:spacing w:after="0" w:line="480" w:lineRule="auto"/>
        <w:rPr>
          <w:rFonts w:ascii="Roboto" w:hAnsi="Roboto"/>
          <w:sz w:val="18"/>
          <w:szCs w:val="18"/>
          <w:lang w:val="en-US"/>
        </w:rPr>
      </w:pPr>
      <w:r w:rsidRPr="002D13EB">
        <w:rPr>
          <w:rFonts w:ascii="Roboto" w:hAnsi="Roboto" w:cstheme="minorHAnsi"/>
          <w:b/>
          <w:bCs/>
          <w:sz w:val="18"/>
          <w:szCs w:val="18"/>
          <w:lang w:val="en-US"/>
        </w:rPr>
        <w:t xml:space="preserve">Legend: </w:t>
      </w:r>
      <w:r w:rsidRPr="002D13EB">
        <w:rPr>
          <w:rFonts w:ascii="Roboto" w:hAnsi="Roboto"/>
          <w:sz w:val="18"/>
          <w:szCs w:val="18"/>
          <w:lang w:val="en-US"/>
        </w:rPr>
        <w:t xml:space="preserve">Histology, immunohistology and transmission electron microscopy findings in muscle biopsies from patients with TTNtv. </w:t>
      </w:r>
      <w:r w:rsidRPr="002D13EB">
        <w:rPr>
          <w:rFonts w:ascii="Roboto" w:hAnsi="Roboto"/>
          <w:b/>
          <w:bCs/>
          <w:sz w:val="18"/>
          <w:szCs w:val="18"/>
          <w:lang w:val="en-US"/>
        </w:rPr>
        <w:t>A.</w:t>
      </w:r>
      <w:r w:rsidRPr="002D13EB">
        <w:rPr>
          <w:rFonts w:ascii="Roboto" w:hAnsi="Roboto"/>
          <w:sz w:val="18"/>
          <w:szCs w:val="18"/>
          <w:lang w:val="en-US"/>
        </w:rPr>
        <w:t xml:space="preserve"> Hematoxylin &amp; eosin (H&amp;E) stained section demonstrate centrally nucleated fibers, a sign of ongoing degeneration-regeneration cycles. </w:t>
      </w:r>
      <w:r w:rsidRPr="002D13EB">
        <w:rPr>
          <w:rFonts w:ascii="Roboto" w:hAnsi="Roboto"/>
          <w:b/>
          <w:bCs/>
          <w:sz w:val="18"/>
          <w:szCs w:val="18"/>
          <w:lang w:val="en-US"/>
        </w:rPr>
        <w:t>B.</w:t>
      </w:r>
      <w:r w:rsidRPr="002D13EB">
        <w:rPr>
          <w:rFonts w:ascii="Roboto" w:hAnsi="Roboto"/>
          <w:sz w:val="18"/>
          <w:szCs w:val="18"/>
          <w:lang w:val="en-US"/>
        </w:rPr>
        <w:t xml:space="preserve"> Substantial fat replacement of muscle fibers. </w:t>
      </w:r>
      <w:r w:rsidRPr="002D13EB">
        <w:rPr>
          <w:rFonts w:ascii="Roboto" w:hAnsi="Roboto"/>
          <w:b/>
          <w:bCs/>
          <w:sz w:val="18"/>
          <w:szCs w:val="18"/>
          <w:lang w:val="en-US"/>
        </w:rPr>
        <w:t>C.</w:t>
      </w:r>
      <w:r w:rsidRPr="002D13EB">
        <w:rPr>
          <w:rFonts w:ascii="Roboto" w:hAnsi="Roboto"/>
          <w:sz w:val="18"/>
          <w:szCs w:val="18"/>
          <w:lang w:val="en-US"/>
        </w:rPr>
        <w:t xml:space="preserve"> Myosin heavy chain type (MHC) II atrophy in one patient. </w:t>
      </w:r>
      <w:r w:rsidRPr="002D13EB">
        <w:rPr>
          <w:rFonts w:ascii="Roboto" w:hAnsi="Roboto"/>
          <w:b/>
          <w:bCs/>
          <w:sz w:val="18"/>
          <w:szCs w:val="18"/>
          <w:lang w:val="en-US"/>
        </w:rPr>
        <w:t>D.</w:t>
      </w:r>
      <w:r w:rsidRPr="002D13EB">
        <w:rPr>
          <w:rFonts w:ascii="Roboto" w:hAnsi="Roboto"/>
          <w:sz w:val="18"/>
          <w:szCs w:val="18"/>
          <w:lang w:val="en-US"/>
        </w:rPr>
        <w:t xml:space="preserve"> Myosin heavy chain I predominance in one patient. </w:t>
      </w:r>
      <w:r w:rsidRPr="002D13EB">
        <w:rPr>
          <w:rFonts w:ascii="Roboto" w:hAnsi="Roboto"/>
          <w:b/>
          <w:bCs/>
          <w:sz w:val="18"/>
          <w:szCs w:val="18"/>
          <w:lang w:val="en-US"/>
        </w:rPr>
        <w:t>E.</w:t>
      </w:r>
      <w:r w:rsidRPr="002D13EB">
        <w:rPr>
          <w:rFonts w:ascii="Roboto" w:hAnsi="Roboto"/>
          <w:sz w:val="18"/>
          <w:szCs w:val="18"/>
          <w:lang w:val="en-US"/>
        </w:rPr>
        <w:t xml:space="preserve"> Transmission electron microscopy (TEM) image showing parts of two sarcomeres on either side of the Z-line. While the Z-line is straight, the M-line on either side of the Z-line appears ragged and discontinuous.</w:t>
      </w:r>
      <w:r w:rsidRPr="002D13EB">
        <w:rPr>
          <w:rFonts w:ascii="Roboto" w:hAnsi="Roboto"/>
          <w:b/>
          <w:bCs/>
          <w:sz w:val="18"/>
          <w:szCs w:val="18"/>
          <w:lang w:val="en-US"/>
        </w:rPr>
        <w:t xml:space="preserve"> F-G.</w:t>
      </w:r>
      <w:r w:rsidRPr="002D13EB">
        <w:rPr>
          <w:rFonts w:ascii="Roboto" w:hAnsi="Roboto"/>
          <w:sz w:val="18"/>
          <w:szCs w:val="18"/>
          <w:lang w:val="en-US"/>
        </w:rPr>
        <w:t xml:space="preserve"> Trichrome stained</w:t>
      </w:r>
      <w:r w:rsidR="002D13EB" w:rsidRPr="002D13EB">
        <w:rPr>
          <w:rFonts w:ascii="Roboto" w:hAnsi="Roboto"/>
          <w:sz w:val="18"/>
          <w:szCs w:val="18"/>
          <w:lang w:val="en-US"/>
        </w:rPr>
        <w:t xml:space="preserve"> </w:t>
      </w:r>
      <w:r w:rsidR="002D13EB" w:rsidRPr="002D13EB">
        <w:rPr>
          <w:rFonts w:ascii="Roboto" w:hAnsi="Roboto"/>
          <w:color w:val="000000"/>
          <w:sz w:val="18"/>
          <w:szCs w:val="18"/>
          <w:lang w:val="en-US"/>
        </w:rPr>
        <w:t xml:space="preserve">sections demonstrate inclusion bodies (marked with an asterisk). </w:t>
      </w:r>
      <w:r w:rsidR="002D13EB" w:rsidRPr="002D13EB">
        <w:rPr>
          <w:rFonts w:ascii="Roboto" w:hAnsi="Roboto"/>
          <w:b/>
          <w:bCs/>
          <w:color w:val="000000"/>
          <w:sz w:val="18"/>
          <w:szCs w:val="18"/>
          <w:lang w:val="en-US"/>
        </w:rPr>
        <w:t>H</w:t>
      </w:r>
      <w:r w:rsidR="002D13EB" w:rsidRPr="002D13EB">
        <w:rPr>
          <w:rFonts w:ascii="Roboto" w:hAnsi="Roboto"/>
          <w:color w:val="000000"/>
          <w:sz w:val="18"/>
          <w:szCs w:val="18"/>
          <w:lang w:val="en-US"/>
        </w:rPr>
        <w:t xml:space="preserve">. TEM image demonstrating a very large accumulation of free non-lysosomal glycogen to the left and a very large group of autophagosomes. </w:t>
      </w:r>
      <w:r w:rsidR="002D13EB" w:rsidRPr="002D13EB">
        <w:rPr>
          <w:rFonts w:ascii="Roboto" w:hAnsi="Roboto"/>
          <w:b/>
          <w:bCs/>
          <w:color w:val="000000"/>
          <w:sz w:val="18"/>
          <w:szCs w:val="18"/>
          <w:lang w:val="en-US"/>
        </w:rPr>
        <w:t>I.</w:t>
      </w:r>
      <w:r w:rsidR="002D13EB" w:rsidRPr="002D13EB">
        <w:rPr>
          <w:rFonts w:ascii="Roboto" w:hAnsi="Roboto"/>
          <w:color w:val="000000"/>
          <w:sz w:val="18"/>
          <w:szCs w:val="18"/>
          <w:lang w:val="en-US"/>
        </w:rPr>
        <w:t xml:space="preserve"> Autophagosomes engulfing organelles and surrounded by a pool of free glycogen. </w:t>
      </w:r>
      <w:r w:rsidR="002D13EB" w:rsidRPr="002D13EB">
        <w:rPr>
          <w:rFonts w:ascii="Roboto" w:hAnsi="Roboto"/>
          <w:b/>
          <w:bCs/>
          <w:color w:val="000000"/>
          <w:sz w:val="18"/>
          <w:szCs w:val="18"/>
          <w:lang w:val="en-US"/>
        </w:rPr>
        <w:t>J.</w:t>
      </w:r>
      <w:r w:rsidR="002D13EB" w:rsidRPr="002D13EB">
        <w:rPr>
          <w:rFonts w:ascii="Roboto" w:hAnsi="Roboto"/>
          <w:color w:val="000000"/>
          <w:sz w:val="18"/>
          <w:szCs w:val="18"/>
          <w:lang w:val="en-US"/>
        </w:rPr>
        <w:t xml:space="preserve"> Part of a large accumulation of subsarcolemmal glycogen and elongated mitochondria, demonstrating affected fusion/fission dynamics. </w:t>
      </w:r>
      <w:r w:rsidR="002D13EB" w:rsidRPr="000077B2">
        <w:rPr>
          <w:rFonts w:ascii="Roboto" w:hAnsi="Roboto"/>
          <w:color w:val="000000"/>
          <w:sz w:val="18"/>
          <w:szCs w:val="18"/>
          <w:lang w:val="en-US"/>
        </w:rPr>
        <w:t>Bar in histology images is 50µm</w:t>
      </w:r>
    </w:p>
    <w:p w14:paraId="01DE5CB3" w14:textId="0BA10DAE" w:rsidR="00F4339F" w:rsidRPr="00CA55F7" w:rsidRDefault="00F4339F" w:rsidP="00F4339F">
      <w:pPr>
        <w:spacing w:line="480" w:lineRule="auto"/>
        <w:rPr>
          <w:rFonts w:ascii="Roboto" w:hAnsi="Roboto" w:cstheme="minorHAnsi"/>
          <w:sz w:val="18"/>
          <w:szCs w:val="18"/>
          <w:lang w:val="en-US"/>
        </w:rPr>
      </w:pPr>
      <w:r w:rsidRPr="00D66C1F">
        <w:rPr>
          <w:rFonts w:ascii="Roboto" w:hAnsi="Roboto" w:cstheme="minorHAnsi"/>
          <w:b/>
          <w:sz w:val="28"/>
          <w:szCs w:val="28"/>
          <w:lang w:val="en-US"/>
        </w:rPr>
        <w:lastRenderedPageBreak/>
        <w:t xml:space="preserve">Figure </w:t>
      </w:r>
      <w:ins w:id="845" w:author="Christoffer Vissing" w:date="2023-08-23T10:08:00Z">
        <w:r w:rsidR="004B3284">
          <w:rPr>
            <w:rFonts w:ascii="Roboto" w:hAnsi="Roboto" w:cstheme="minorHAnsi"/>
            <w:b/>
            <w:sz w:val="28"/>
            <w:szCs w:val="28"/>
            <w:lang w:val="en-US"/>
          </w:rPr>
          <w:t>6</w:t>
        </w:r>
      </w:ins>
      <w:del w:id="846" w:author="Christoffer Vissing" w:date="2023-08-23T10:08:00Z">
        <w:r w:rsidR="002318B9" w:rsidDel="004B3284">
          <w:rPr>
            <w:rFonts w:ascii="Roboto" w:hAnsi="Roboto" w:cstheme="minorHAnsi"/>
            <w:b/>
            <w:sz w:val="28"/>
            <w:szCs w:val="28"/>
            <w:lang w:val="en-US"/>
          </w:rPr>
          <w:delText>5</w:delText>
        </w:r>
      </w:del>
      <w:r w:rsidRPr="00D66C1F">
        <w:rPr>
          <w:rFonts w:ascii="Roboto" w:hAnsi="Roboto" w:cstheme="minorHAnsi"/>
          <w:b/>
          <w:sz w:val="28"/>
          <w:szCs w:val="28"/>
          <w:lang w:val="en-US"/>
        </w:rPr>
        <w:t xml:space="preserve"> – </w:t>
      </w:r>
      <w:r w:rsidRPr="00D66C1F">
        <w:rPr>
          <w:rFonts w:ascii="Roboto" w:hAnsi="Roboto" w:cstheme="minorHAnsi"/>
          <w:color w:val="5B9BD5" w:themeColor="accent1"/>
          <w:sz w:val="24"/>
          <w:szCs w:val="24"/>
          <w:lang w:val="en-US"/>
        </w:rPr>
        <w:t xml:space="preserve">Correlations between muscle fat fraction and </w:t>
      </w:r>
      <w:r>
        <w:rPr>
          <w:rFonts w:ascii="Roboto" w:hAnsi="Roboto" w:cstheme="minorHAnsi"/>
          <w:color w:val="5B9BD5" w:themeColor="accent1"/>
          <w:sz w:val="24"/>
          <w:szCs w:val="24"/>
          <w:lang w:val="en-US"/>
        </w:rPr>
        <w:t>clinical</w:t>
      </w:r>
      <w:r w:rsidRPr="00D66C1F">
        <w:rPr>
          <w:rFonts w:ascii="Roboto" w:hAnsi="Roboto" w:cstheme="minorHAnsi"/>
          <w:color w:val="5B9BD5" w:themeColor="accent1"/>
          <w:sz w:val="24"/>
          <w:szCs w:val="24"/>
          <w:lang w:val="en-US"/>
        </w:rPr>
        <w:t xml:space="preserve"> factors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w:t>
      </w:r>
      <w:r>
        <w:rPr>
          <w:rFonts w:ascii="Roboto" w:hAnsi="Roboto" w:cstheme="minorHAnsi"/>
          <w:color w:val="5B9BD5" w:themeColor="accent1"/>
          <w:sz w:val="24"/>
          <w:szCs w:val="24"/>
          <w:lang w:val="en-US"/>
        </w:rPr>
        <w:t>.</w:t>
      </w:r>
      <w:r w:rsidRPr="00D66C1F">
        <w:rPr>
          <w:rFonts w:ascii="Roboto" w:hAnsi="Roboto"/>
          <w:noProof/>
          <w:lang w:val="en-US"/>
        </w:rPr>
        <w:drawing>
          <wp:inline distT="0" distB="0" distL="0" distR="0" wp14:anchorId="7766B83C" wp14:editId="014E52C5">
            <wp:extent cx="6118860" cy="5177837"/>
            <wp:effectExtent l="0" t="0" r="0" b="381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50" b="5129"/>
                    <a:stretch/>
                  </pic:blipFill>
                  <pic:spPr bwMode="auto">
                    <a:xfrm>
                      <a:off x="0" y="0"/>
                      <a:ext cx="6120130" cy="5178912"/>
                    </a:xfrm>
                    <a:prstGeom prst="rect">
                      <a:avLst/>
                    </a:prstGeom>
                    <a:noFill/>
                    <a:ln>
                      <a:noFill/>
                    </a:ln>
                    <a:extLst>
                      <a:ext uri="{53640926-AAD7-44D8-BBD7-CCE9431645EC}">
                        <a14:shadowObscured xmlns:a14="http://schemas.microsoft.com/office/drawing/2010/main"/>
                      </a:ext>
                    </a:extLst>
                  </pic:spPr>
                </pic:pic>
              </a:graphicData>
            </a:graphic>
          </wp:inline>
        </w:drawing>
      </w:r>
      <w:r w:rsidRPr="00CA55F7">
        <w:rPr>
          <w:rFonts w:ascii="Roboto" w:hAnsi="Roboto" w:cstheme="minorHAnsi"/>
          <w:b/>
          <w:bCs/>
          <w:sz w:val="18"/>
          <w:szCs w:val="18"/>
          <w:lang w:val="en-US"/>
        </w:rPr>
        <w:t xml:space="preserve">Legend: </w:t>
      </w:r>
      <w:r w:rsidRPr="00CA55F7">
        <w:rPr>
          <w:rFonts w:ascii="Roboto" w:hAnsi="Roboto" w:cstheme="minorHAnsi"/>
          <w:sz w:val="18"/>
          <w:szCs w:val="18"/>
          <w:lang w:val="en-US"/>
        </w:rPr>
        <w:t>Correlogram showing relationships between 6 clinical variables and fat fraction in three muscle groups (back, thigh and calf) in patients with TTNtv. Dark colors denote strong positive or negative correlations. The number in each tile represents the Pearson correlation coefficient. Muscle strength was defined as the mean of all investigated muscle-groups after Z-score transformation. Metabolic equivalent</w:t>
      </w:r>
      <w:r w:rsidR="008954E7">
        <w:rPr>
          <w:rFonts w:ascii="Roboto" w:hAnsi="Roboto" w:cstheme="minorHAnsi"/>
          <w:sz w:val="18"/>
          <w:szCs w:val="18"/>
          <w:lang w:val="en-US"/>
        </w:rPr>
        <w:t>s</w:t>
      </w:r>
      <w:r w:rsidRPr="00CA55F7">
        <w:rPr>
          <w:rFonts w:ascii="Roboto" w:hAnsi="Roboto" w:cstheme="minorHAnsi"/>
          <w:sz w:val="18"/>
          <w:szCs w:val="18"/>
          <w:lang w:val="en-US"/>
        </w:rPr>
        <w:t xml:space="preserve"> of task (METS) w</w:t>
      </w:r>
      <w:r w:rsidR="008954E7">
        <w:rPr>
          <w:rFonts w:ascii="Roboto" w:hAnsi="Roboto" w:cstheme="minorHAnsi"/>
          <w:sz w:val="18"/>
          <w:szCs w:val="18"/>
          <w:lang w:val="en-US"/>
        </w:rPr>
        <w:t>ere</w:t>
      </w:r>
      <w:r w:rsidRPr="00CA55F7">
        <w:rPr>
          <w:rFonts w:ascii="Roboto" w:hAnsi="Roboto" w:cstheme="minorHAnsi"/>
          <w:sz w:val="18"/>
          <w:szCs w:val="18"/>
          <w:lang w:val="en-US"/>
        </w:rPr>
        <w:t xml:space="preserve"> calculated from reports in the IPAQ-score. </w:t>
      </w:r>
      <w:r w:rsidRPr="00CA55F7">
        <w:rPr>
          <w:rFonts w:ascii="Roboto" w:hAnsi="Roboto" w:cstheme="minorHAnsi"/>
          <w:i/>
          <w:iCs/>
          <w:sz w:val="18"/>
          <w:szCs w:val="18"/>
          <w:lang w:val="en-US"/>
        </w:rPr>
        <w:t xml:space="preserve">Abbreviations: </w:t>
      </w:r>
      <w:r w:rsidRPr="00CA55F7">
        <w:rPr>
          <w:rFonts w:ascii="Roboto" w:hAnsi="Roboto" w:cstheme="minorHAnsi"/>
          <w:sz w:val="18"/>
          <w:szCs w:val="18"/>
          <w:lang w:val="en-US"/>
        </w:rPr>
        <w:t>BMI, body-mass index; LVEF</w:t>
      </w:r>
      <w:r w:rsidR="008954E7">
        <w:rPr>
          <w:rFonts w:ascii="Roboto" w:hAnsi="Roboto" w:cstheme="minorHAnsi"/>
          <w:sz w:val="18"/>
          <w:szCs w:val="18"/>
          <w:lang w:val="en-US"/>
        </w:rPr>
        <w:t>,</w:t>
      </w:r>
      <w:r w:rsidRPr="00CA55F7">
        <w:rPr>
          <w:rFonts w:ascii="Roboto" w:hAnsi="Roboto" w:cstheme="minorHAnsi"/>
          <w:sz w:val="18"/>
          <w:szCs w:val="18"/>
          <w:lang w:val="en-US"/>
        </w:rPr>
        <w:t xml:space="preserve"> left ventricular ejection fraction; proBNP</w:t>
      </w:r>
      <w:r w:rsidR="008954E7">
        <w:rPr>
          <w:rFonts w:ascii="Roboto" w:hAnsi="Roboto" w:cstheme="minorHAnsi"/>
          <w:sz w:val="18"/>
          <w:szCs w:val="18"/>
          <w:lang w:val="en-US"/>
        </w:rPr>
        <w:t>,</w:t>
      </w:r>
      <w:r w:rsidRPr="00CA55F7">
        <w:rPr>
          <w:rFonts w:ascii="Roboto" w:hAnsi="Roboto" w:cstheme="minorHAnsi"/>
          <w:sz w:val="18"/>
          <w:szCs w:val="18"/>
          <w:lang w:val="en-US"/>
        </w:rPr>
        <w:t xml:space="preserve"> N-terminal prohormone of brain natriuretic peptide. </w:t>
      </w:r>
    </w:p>
    <w:p w14:paraId="35E5A797" w14:textId="77777777" w:rsidR="00F4339F" w:rsidRPr="00521BC1" w:rsidRDefault="00F4339F" w:rsidP="002318B9">
      <w:pPr>
        <w:rPr>
          <w:rFonts w:ascii="Roboto" w:hAnsi="Roboto" w:cstheme="minorHAnsi"/>
          <w:b/>
          <w:bCs/>
          <w:sz w:val="24"/>
          <w:szCs w:val="24"/>
          <w:lang w:val="en-US"/>
        </w:rPr>
        <w:sectPr w:rsidR="00F4339F" w:rsidRPr="00521BC1">
          <w:pgSz w:w="11906" w:h="16838"/>
          <w:pgMar w:top="1701" w:right="1134" w:bottom="1701" w:left="1134" w:header="708" w:footer="708" w:gutter="0"/>
          <w:cols w:space="708"/>
          <w:docGrid w:linePitch="360"/>
        </w:sectPr>
      </w:pPr>
    </w:p>
    <w:p w14:paraId="465B0F37" w14:textId="77777777" w:rsidR="00F4339F" w:rsidRPr="00D66C1F" w:rsidRDefault="00F4339F" w:rsidP="00F4339F">
      <w:pPr>
        <w:spacing w:line="480" w:lineRule="auto"/>
        <w:rPr>
          <w:rFonts w:ascii="Roboto" w:hAnsi="Roboto" w:cstheme="minorHAnsi"/>
          <w:b/>
          <w:bCs/>
          <w:sz w:val="24"/>
          <w:szCs w:val="24"/>
          <w:lang w:val="en-US"/>
        </w:rPr>
      </w:pPr>
      <w:r w:rsidRPr="00D66C1F">
        <w:rPr>
          <w:rFonts w:ascii="Roboto" w:hAnsi="Roboto" w:cstheme="minorHAnsi"/>
          <w:b/>
          <w:bCs/>
          <w:sz w:val="24"/>
          <w:szCs w:val="24"/>
          <w:lang w:val="en-US"/>
        </w:rPr>
        <w:lastRenderedPageBreak/>
        <w:t xml:space="preserve">Table 1 – </w:t>
      </w:r>
      <w:r w:rsidRPr="00D66C1F">
        <w:rPr>
          <w:rFonts w:ascii="Roboto" w:hAnsi="Roboto" w:cstheme="minorHAnsi"/>
          <w:b/>
          <w:bCs/>
          <w:color w:val="5B9BD5" w:themeColor="accent1"/>
          <w:sz w:val="24"/>
          <w:szCs w:val="24"/>
          <w:lang w:val="en-US"/>
        </w:rPr>
        <w:t>Clinical characteristics of the study population</w:t>
      </w:r>
    </w:p>
    <w:tbl>
      <w:tblPr>
        <w:tblStyle w:val="Gittertabel6-farverig"/>
        <w:tblW w:w="13033" w:type="dxa"/>
        <w:tblLook w:val="04A0" w:firstRow="1" w:lastRow="0" w:firstColumn="1" w:lastColumn="0" w:noHBand="0" w:noVBand="1"/>
      </w:tblPr>
      <w:tblGrid>
        <w:gridCol w:w="562"/>
        <w:gridCol w:w="709"/>
        <w:gridCol w:w="1134"/>
        <w:gridCol w:w="709"/>
        <w:gridCol w:w="1417"/>
        <w:gridCol w:w="993"/>
        <w:gridCol w:w="992"/>
        <w:gridCol w:w="1134"/>
        <w:gridCol w:w="992"/>
        <w:gridCol w:w="4391"/>
      </w:tblGrid>
      <w:tr w:rsidR="003A2CA9" w:rsidRPr="00D66C1F" w14:paraId="054AD10E" w14:textId="77777777" w:rsidTr="0050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639623" w14:textId="76D971E6" w:rsidR="00F4339F"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Pt</w:t>
            </w:r>
          </w:p>
        </w:tc>
        <w:tc>
          <w:tcPr>
            <w:tcW w:w="709" w:type="dxa"/>
          </w:tcPr>
          <w:p w14:paraId="3D83786F"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Sex</w:t>
            </w:r>
          </w:p>
        </w:tc>
        <w:tc>
          <w:tcPr>
            <w:tcW w:w="1134" w:type="dxa"/>
          </w:tcPr>
          <w:p w14:paraId="77B00B3E" w14:textId="7E2EB5D1" w:rsidR="00F4339F" w:rsidRPr="00D66C1F" w:rsidRDefault="003A2CA9"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Pr>
                <w:rFonts w:ascii="Roboto" w:hAnsi="Roboto" w:cstheme="minorHAnsi"/>
                <w:sz w:val="18"/>
                <w:szCs w:val="18"/>
                <w:lang w:val="en-US"/>
              </w:rPr>
              <w:t>Cardiac p</w:t>
            </w:r>
            <w:r w:rsidR="00F4339F" w:rsidRPr="00D66C1F">
              <w:rPr>
                <w:rFonts w:ascii="Roboto" w:hAnsi="Roboto" w:cstheme="minorHAnsi"/>
                <w:sz w:val="18"/>
                <w:szCs w:val="18"/>
                <w:lang w:val="en-US"/>
              </w:rPr>
              <w:t>henotype</w:t>
            </w:r>
          </w:p>
        </w:tc>
        <w:tc>
          <w:tcPr>
            <w:tcW w:w="709" w:type="dxa"/>
          </w:tcPr>
          <w:p w14:paraId="37AC5052" w14:textId="05031A7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Age</w:t>
            </w:r>
            <w:r w:rsidR="00713AE3">
              <w:rPr>
                <w:rFonts w:ascii="Roboto" w:hAnsi="Roboto" w:cstheme="minorHAnsi"/>
                <w:sz w:val="18"/>
                <w:szCs w:val="18"/>
                <w:lang w:val="en-US"/>
              </w:rPr>
              <w:t>, years</w:t>
            </w:r>
          </w:p>
        </w:tc>
        <w:tc>
          <w:tcPr>
            <w:tcW w:w="1417" w:type="dxa"/>
          </w:tcPr>
          <w:p w14:paraId="68922AEF" w14:textId="765C26F6"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Time since diagnosis</w:t>
            </w:r>
            <w:r w:rsidR="00713AE3">
              <w:rPr>
                <w:rFonts w:ascii="Roboto" w:hAnsi="Roboto" w:cstheme="minorHAnsi"/>
                <w:sz w:val="18"/>
                <w:szCs w:val="18"/>
                <w:lang w:val="en-US"/>
              </w:rPr>
              <w:t>, years</w:t>
            </w:r>
          </w:p>
        </w:tc>
        <w:tc>
          <w:tcPr>
            <w:tcW w:w="993" w:type="dxa"/>
          </w:tcPr>
          <w:p w14:paraId="4A860829" w14:textId="2185B41B"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00972804">
              <w:rPr>
                <w:rFonts w:ascii="Roboto" w:hAnsi="Roboto" w:cstheme="minorHAnsi"/>
                <w:sz w:val="18"/>
                <w:szCs w:val="18"/>
                <w:lang w:val="en-US"/>
              </w:rPr>
              <w:t xml:space="preserve">at time of study </w:t>
            </w:r>
            <w:r w:rsidR="00713AE3">
              <w:rPr>
                <w:rFonts w:ascii="Roboto" w:hAnsi="Roboto" w:cstheme="minorHAnsi"/>
                <w:sz w:val="18"/>
                <w:szCs w:val="18"/>
                <w:lang w:val="en-US"/>
              </w:rPr>
              <w:t>(%)</w:t>
            </w:r>
          </w:p>
        </w:tc>
        <w:tc>
          <w:tcPr>
            <w:tcW w:w="992" w:type="dxa"/>
          </w:tcPr>
          <w:p w14:paraId="12F3F7F8" w14:textId="215B3E6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GLS </w:t>
            </w:r>
            <w:r w:rsidR="00972804">
              <w:rPr>
                <w:rFonts w:ascii="Roboto" w:hAnsi="Roboto" w:cstheme="minorHAnsi"/>
                <w:sz w:val="18"/>
                <w:szCs w:val="18"/>
                <w:lang w:val="en-US"/>
              </w:rPr>
              <w:t>at time of study (%)</w:t>
            </w:r>
          </w:p>
        </w:tc>
        <w:tc>
          <w:tcPr>
            <w:tcW w:w="1134" w:type="dxa"/>
          </w:tcPr>
          <w:p w14:paraId="347CAE3A" w14:textId="0EC9A0A2"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Pr="00D66C1F">
              <w:rPr>
                <w:rFonts w:ascii="Roboto" w:hAnsi="Roboto" w:cstheme="minorHAnsi"/>
                <w:sz w:val="18"/>
                <w:szCs w:val="18"/>
                <w:lang w:val="en-US"/>
              </w:rPr>
              <w:t xml:space="preserve"> </w:t>
            </w:r>
            <w:r w:rsidR="002318B9">
              <w:rPr>
                <w:rFonts w:ascii="Roboto" w:hAnsi="Roboto" w:cstheme="minorHAnsi"/>
                <w:sz w:val="18"/>
                <w:szCs w:val="18"/>
                <w:lang w:val="en-US"/>
              </w:rPr>
              <w:t>at</w:t>
            </w:r>
            <w:r w:rsidR="00972804">
              <w:rPr>
                <w:rFonts w:ascii="Roboto" w:hAnsi="Roboto" w:cstheme="minorHAnsi"/>
                <w:sz w:val="18"/>
                <w:szCs w:val="18"/>
                <w:lang w:val="en-US"/>
              </w:rPr>
              <w:t xml:space="preserve"> disease</w:t>
            </w:r>
            <w:r w:rsidR="002318B9">
              <w:rPr>
                <w:rFonts w:ascii="Roboto" w:hAnsi="Roboto" w:cstheme="minorHAnsi"/>
                <w:sz w:val="18"/>
                <w:szCs w:val="18"/>
                <w:lang w:val="en-US"/>
              </w:rPr>
              <w:t xml:space="preserve"> </w:t>
            </w:r>
            <w:r w:rsidRPr="00D66C1F">
              <w:rPr>
                <w:rFonts w:ascii="Roboto" w:hAnsi="Roboto" w:cstheme="minorHAnsi"/>
                <w:sz w:val="18"/>
                <w:szCs w:val="18"/>
                <w:lang w:val="en-US"/>
              </w:rPr>
              <w:t>onset</w:t>
            </w:r>
          </w:p>
        </w:tc>
        <w:tc>
          <w:tcPr>
            <w:tcW w:w="992" w:type="dxa"/>
          </w:tcPr>
          <w:p w14:paraId="2E34A556" w14:textId="7CB3D4D3"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proofErr w:type="spellStart"/>
            <w:r w:rsidRPr="00D66C1F">
              <w:rPr>
                <w:rFonts w:ascii="Roboto" w:hAnsi="Roboto" w:cstheme="minorHAnsi"/>
                <w:sz w:val="18"/>
                <w:szCs w:val="18"/>
                <w:lang w:val="en-US"/>
              </w:rPr>
              <w:t>LVIDd</w:t>
            </w:r>
            <w:proofErr w:type="spellEnd"/>
            <w:r w:rsidRPr="00D66C1F">
              <w:rPr>
                <w:rFonts w:ascii="Roboto" w:hAnsi="Roboto" w:cstheme="minorHAnsi"/>
                <w:sz w:val="18"/>
                <w:szCs w:val="18"/>
                <w:lang w:val="en-US"/>
              </w:rPr>
              <w:t>-indexed</w:t>
            </w:r>
            <w:r w:rsidR="00B00E92">
              <w:rPr>
                <w:rFonts w:ascii="Roboto" w:hAnsi="Roboto" w:cstheme="minorHAnsi"/>
                <w:sz w:val="18"/>
                <w:szCs w:val="18"/>
                <w:lang w:val="en-US"/>
              </w:rPr>
              <w:t>, mm/m2</w:t>
            </w:r>
          </w:p>
        </w:tc>
        <w:tc>
          <w:tcPr>
            <w:tcW w:w="0" w:type="dxa"/>
          </w:tcPr>
          <w:p w14:paraId="34B7ABE9"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Genotype (NM_001267550.1)</w:t>
            </w:r>
          </w:p>
        </w:tc>
      </w:tr>
      <w:tr w:rsidR="003A2CA9" w:rsidRPr="00D66C1F" w14:paraId="0448245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42BD89" w14:textId="0EF37147"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p>
        </w:tc>
        <w:tc>
          <w:tcPr>
            <w:tcW w:w="0" w:type="dxa"/>
          </w:tcPr>
          <w:p w14:paraId="756DF4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163B7B2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2EFF650" w14:textId="74D5EA7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4AC9138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1F002D25" w14:textId="77777777" w:rsidR="00F4339F" w:rsidRPr="00D66C1F" w:rsidRDefault="00F4339F" w:rsidP="00753230">
            <w:pPr>
              <w:cnfStyle w:val="000000100000" w:firstRow="0" w:lastRow="0" w:firstColumn="0" w:lastColumn="0" w:oddVBand="0" w:evenVBand="0" w:oddHBand="1" w:evenHBand="0" w:firstRowFirstColumn="0" w:firstRowLastColumn="0" w:lastRowFirstColumn="0" w:lastRowLastColumn="0"/>
              <w:rPr>
                <w:rFonts w:ascii="Roboto" w:hAnsi="Roboto"/>
                <w:lang w:val="en-US"/>
              </w:rPr>
            </w:pPr>
            <w:r w:rsidRPr="005005AE">
              <w:rPr>
                <w:rFonts w:ascii="Roboto" w:hAnsi="Roboto"/>
                <w:sz w:val="18"/>
                <w:szCs w:val="18"/>
                <w:lang w:val="en-US"/>
              </w:rPr>
              <w:t>57</w:t>
            </w:r>
          </w:p>
        </w:tc>
        <w:tc>
          <w:tcPr>
            <w:tcW w:w="0" w:type="dxa"/>
          </w:tcPr>
          <w:p w14:paraId="64D0A6E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339FCA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41C0D8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133F73BF" w14:textId="10E649A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3A2CA9" w:rsidRPr="00D66C1F" w14:paraId="49099FB6"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EA772DA" w14:textId="2C4D79D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p>
        </w:tc>
        <w:tc>
          <w:tcPr>
            <w:tcW w:w="709" w:type="dxa"/>
          </w:tcPr>
          <w:p w14:paraId="58EDED1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AAD414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23AF1EC9" w14:textId="4D91315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59</w:t>
            </w:r>
          </w:p>
        </w:tc>
        <w:tc>
          <w:tcPr>
            <w:tcW w:w="1417" w:type="dxa"/>
          </w:tcPr>
          <w:p w14:paraId="103CC98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15.6</w:t>
            </w:r>
          </w:p>
        </w:tc>
        <w:tc>
          <w:tcPr>
            <w:tcW w:w="993" w:type="dxa"/>
          </w:tcPr>
          <w:p w14:paraId="070B34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53E810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134" w:type="dxa"/>
          </w:tcPr>
          <w:p w14:paraId="08D82C1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6821002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28.2</w:t>
            </w:r>
          </w:p>
        </w:tc>
        <w:tc>
          <w:tcPr>
            <w:tcW w:w="0" w:type="dxa"/>
          </w:tcPr>
          <w:p w14:paraId="550F5A57" w14:textId="6DA4942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c.91716dupT;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Met30573Tyrfs</w:t>
            </w:r>
            <w:r w:rsidR="002318B9">
              <w:rPr>
                <w:rFonts w:ascii="Roboto" w:hAnsi="Roboto" w:cstheme="minorHAnsi"/>
                <w:sz w:val="18"/>
                <w:szCs w:val="18"/>
                <w:lang w:val="en-US"/>
              </w:rPr>
              <w:t>Ter</w:t>
            </w:r>
            <w:r w:rsidRPr="00D66C1F">
              <w:rPr>
                <w:rFonts w:ascii="Roboto" w:hAnsi="Roboto" w:cstheme="minorHAnsi"/>
                <w:sz w:val="18"/>
                <w:szCs w:val="18"/>
                <w:lang w:val="en-US"/>
              </w:rPr>
              <w:t>15)</w:t>
            </w:r>
          </w:p>
        </w:tc>
      </w:tr>
      <w:tr w:rsidR="003A2CA9" w:rsidRPr="00D66C1F" w14:paraId="6BCA9E1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40D65F" w14:textId="3348577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3</w:t>
            </w:r>
          </w:p>
        </w:tc>
        <w:tc>
          <w:tcPr>
            <w:tcW w:w="0" w:type="dxa"/>
          </w:tcPr>
          <w:p w14:paraId="7F6CB86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08EB22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3F9B7065" w14:textId="10DDD0D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4933B59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5FCA7F6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61</w:t>
            </w:r>
          </w:p>
        </w:tc>
        <w:tc>
          <w:tcPr>
            <w:tcW w:w="0" w:type="dxa"/>
          </w:tcPr>
          <w:p w14:paraId="7687786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-22.0</w:t>
            </w:r>
          </w:p>
        </w:tc>
        <w:tc>
          <w:tcPr>
            <w:tcW w:w="1134" w:type="dxa"/>
          </w:tcPr>
          <w:p w14:paraId="4623C2C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64F4AD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29.6</w:t>
            </w:r>
          </w:p>
        </w:tc>
        <w:tc>
          <w:tcPr>
            <w:tcW w:w="0" w:type="dxa"/>
          </w:tcPr>
          <w:p w14:paraId="19AF0E77" w14:textId="5DD5CD54"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0FC5B3B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205876" w14:textId="7951588F"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4</w:t>
            </w:r>
          </w:p>
        </w:tc>
        <w:tc>
          <w:tcPr>
            <w:tcW w:w="709" w:type="dxa"/>
          </w:tcPr>
          <w:p w14:paraId="0EEE7B0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DF1FB4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HNDC</w:t>
            </w:r>
          </w:p>
        </w:tc>
        <w:tc>
          <w:tcPr>
            <w:tcW w:w="709" w:type="dxa"/>
          </w:tcPr>
          <w:p w14:paraId="7740CC4B" w14:textId="738F6C0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1417" w:type="dxa"/>
          </w:tcPr>
          <w:p w14:paraId="0BEA57C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14.8</w:t>
            </w:r>
          </w:p>
        </w:tc>
        <w:tc>
          <w:tcPr>
            <w:tcW w:w="993" w:type="dxa"/>
          </w:tcPr>
          <w:p w14:paraId="3837255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36A1757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-15.4</w:t>
            </w:r>
          </w:p>
        </w:tc>
        <w:tc>
          <w:tcPr>
            <w:tcW w:w="1134" w:type="dxa"/>
          </w:tcPr>
          <w:p w14:paraId="6B2358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45FE68A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24.6</w:t>
            </w:r>
          </w:p>
        </w:tc>
        <w:tc>
          <w:tcPr>
            <w:tcW w:w="0" w:type="dxa"/>
          </w:tcPr>
          <w:p w14:paraId="4C02500C" w14:textId="6E32EBE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c.62231_62237delAAACAAA;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Gln20744Argfs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1170641"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E8CB878" w14:textId="40BF535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5</w:t>
            </w:r>
          </w:p>
        </w:tc>
        <w:tc>
          <w:tcPr>
            <w:tcW w:w="0" w:type="dxa"/>
          </w:tcPr>
          <w:p w14:paraId="678D9B8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3E944BE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5A30D028" w14:textId="602F52C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w:t>
            </w:r>
          </w:p>
        </w:tc>
        <w:tc>
          <w:tcPr>
            <w:tcW w:w="0" w:type="dxa"/>
          </w:tcPr>
          <w:p w14:paraId="1DAE764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8FD7E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54</w:t>
            </w:r>
          </w:p>
        </w:tc>
        <w:tc>
          <w:tcPr>
            <w:tcW w:w="0" w:type="dxa"/>
          </w:tcPr>
          <w:p w14:paraId="3FDC92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-20.1</w:t>
            </w:r>
          </w:p>
        </w:tc>
        <w:tc>
          <w:tcPr>
            <w:tcW w:w="1134" w:type="dxa"/>
          </w:tcPr>
          <w:p w14:paraId="0BDEC32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7BF237E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29.7</w:t>
            </w:r>
          </w:p>
        </w:tc>
        <w:tc>
          <w:tcPr>
            <w:tcW w:w="0" w:type="dxa"/>
          </w:tcPr>
          <w:p w14:paraId="1656F58E" w14:textId="3290D55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1663362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0B57B1E6" w14:textId="06ED384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6</w:t>
            </w:r>
          </w:p>
        </w:tc>
        <w:tc>
          <w:tcPr>
            <w:tcW w:w="709" w:type="dxa"/>
          </w:tcPr>
          <w:p w14:paraId="3E5086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24743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72F4F1F1" w14:textId="1286A1A3"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1417" w:type="dxa"/>
          </w:tcPr>
          <w:p w14:paraId="39F29B1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3" w:type="dxa"/>
          </w:tcPr>
          <w:p w14:paraId="2B34BAF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20F5680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-9.9</w:t>
            </w:r>
          </w:p>
        </w:tc>
        <w:tc>
          <w:tcPr>
            <w:tcW w:w="1134" w:type="dxa"/>
          </w:tcPr>
          <w:p w14:paraId="01A3B2C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22.5</w:t>
            </w:r>
          </w:p>
        </w:tc>
        <w:tc>
          <w:tcPr>
            <w:tcW w:w="992" w:type="dxa"/>
          </w:tcPr>
          <w:p w14:paraId="000E298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3A5CD4F9" w14:textId="7955049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c.90572del2Ins21;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Ile30191Argfs</w:t>
            </w:r>
            <w:r w:rsidR="002318B9">
              <w:rPr>
                <w:rFonts w:ascii="Roboto" w:hAnsi="Roboto" w:cstheme="minorHAnsi"/>
                <w:sz w:val="18"/>
                <w:szCs w:val="18"/>
                <w:lang w:val="en-US"/>
              </w:rPr>
              <w:t>Ter</w:t>
            </w:r>
            <w:r w:rsidRPr="00D66C1F">
              <w:rPr>
                <w:rFonts w:ascii="Roboto" w:hAnsi="Roboto" w:cstheme="minorHAnsi"/>
                <w:sz w:val="18"/>
                <w:szCs w:val="18"/>
                <w:lang w:val="en-US"/>
              </w:rPr>
              <w:t>23)</w:t>
            </w:r>
          </w:p>
        </w:tc>
      </w:tr>
      <w:tr w:rsidR="003A2CA9" w:rsidRPr="00777D27" w14:paraId="06E77A52"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72038E5" w14:textId="5595B9F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7</w:t>
            </w:r>
          </w:p>
        </w:tc>
        <w:tc>
          <w:tcPr>
            <w:tcW w:w="0" w:type="dxa"/>
          </w:tcPr>
          <w:p w14:paraId="2A33B02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1BF90DC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3C933835" w14:textId="51F3B6C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0" w:type="dxa"/>
          </w:tcPr>
          <w:p w14:paraId="76E00EB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w:t>
            </w:r>
          </w:p>
        </w:tc>
        <w:tc>
          <w:tcPr>
            <w:tcW w:w="0" w:type="dxa"/>
          </w:tcPr>
          <w:p w14:paraId="0CA1449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0" w:type="dxa"/>
          </w:tcPr>
          <w:p w14:paraId="21D050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-9.3</w:t>
            </w:r>
          </w:p>
        </w:tc>
        <w:tc>
          <w:tcPr>
            <w:tcW w:w="1134" w:type="dxa"/>
          </w:tcPr>
          <w:p w14:paraId="4FB133A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5C179CB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10E39C15" w14:textId="4D9E8945"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02B2CA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794C411A" w14:textId="6C0B0F77"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8</w:t>
            </w:r>
          </w:p>
        </w:tc>
        <w:tc>
          <w:tcPr>
            <w:tcW w:w="709" w:type="dxa"/>
          </w:tcPr>
          <w:p w14:paraId="7D6A6DD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7703D00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684F918D" w14:textId="0DB855A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F8FAA4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22.1</w:t>
            </w:r>
          </w:p>
        </w:tc>
        <w:tc>
          <w:tcPr>
            <w:tcW w:w="993" w:type="dxa"/>
          </w:tcPr>
          <w:p w14:paraId="55857B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7CE3BA2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476969F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21430F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27.9</w:t>
            </w:r>
          </w:p>
        </w:tc>
        <w:tc>
          <w:tcPr>
            <w:tcW w:w="0" w:type="dxa"/>
          </w:tcPr>
          <w:p w14:paraId="4BA7E2C0" w14:textId="560509A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362A709F"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004CAD2" w14:textId="7F5D3BE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9</w:t>
            </w:r>
          </w:p>
        </w:tc>
        <w:tc>
          <w:tcPr>
            <w:tcW w:w="0" w:type="dxa"/>
          </w:tcPr>
          <w:p w14:paraId="72E5932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6C4B779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2636D044" w14:textId="73BA9B3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1FE08B6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0450F2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46</w:t>
            </w:r>
          </w:p>
        </w:tc>
        <w:tc>
          <w:tcPr>
            <w:tcW w:w="0" w:type="dxa"/>
          </w:tcPr>
          <w:p w14:paraId="306BF51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38A68F5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68D676A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29.1</w:t>
            </w:r>
          </w:p>
        </w:tc>
        <w:tc>
          <w:tcPr>
            <w:tcW w:w="0" w:type="dxa"/>
          </w:tcPr>
          <w:p w14:paraId="06925097" w14:textId="0072FEE3"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71D36AA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52F4D58" w14:textId="36D09198"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r w:rsidR="00F4339F" w:rsidRPr="00D66C1F">
              <w:rPr>
                <w:rFonts w:ascii="Roboto" w:hAnsi="Roboto" w:cstheme="minorHAnsi"/>
                <w:sz w:val="18"/>
                <w:szCs w:val="18"/>
                <w:lang w:val="en-US"/>
              </w:rPr>
              <w:t>0</w:t>
            </w:r>
          </w:p>
        </w:tc>
        <w:tc>
          <w:tcPr>
            <w:tcW w:w="709" w:type="dxa"/>
          </w:tcPr>
          <w:p w14:paraId="52B6EAA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4E55FA8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378639B" w14:textId="58E18BFC"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C92205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993" w:type="dxa"/>
          </w:tcPr>
          <w:p w14:paraId="1CEFFDE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992" w:type="dxa"/>
          </w:tcPr>
          <w:p w14:paraId="3DEB6A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B6BCCB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42.5</w:t>
            </w:r>
          </w:p>
        </w:tc>
        <w:tc>
          <w:tcPr>
            <w:tcW w:w="992" w:type="dxa"/>
          </w:tcPr>
          <w:p w14:paraId="4199C82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27.4</w:t>
            </w:r>
          </w:p>
        </w:tc>
        <w:tc>
          <w:tcPr>
            <w:tcW w:w="0" w:type="dxa"/>
          </w:tcPr>
          <w:p w14:paraId="43A025B5" w14:textId="56A8ED7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c.40626dupA;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Pro13543Thrfs</w:t>
            </w:r>
            <w:r w:rsidR="002318B9">
              <w:rPr>
                <w:rFonts w:ascii="Roboto" w:hAnsi="Roboto" w:cstheme="minorHAnsi"/>
                <w:sz w:val="18"/>
                <w:szCs w:val="18"/>
                <w:lang w:val="en-US"/>
              </w:rPr>
              <w:t>Ter</w:t>
            </w:r>
            <w:r w:rsidRPr="00D66C1F">
              <w:rPr>
                <w:rFonts w:ascii="Roboto" w:hAnsi="Roboto" w:cstheme="minorHAnsi"/>
                <w:sz w:val="18"/>
                <w:szCs w:val="18"/>
                <w:lang w:val="en-US"/>
              </w:rPr>
              <w:t>13)</w:t>
            </w:r>
          </w:p>
        </w:tc>
      </w:tr>
      <w:tr w:rsidR="003A2CA9" w:rsidRPr="00D66C1F" w14:paraId="1BB2611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AFFAC3" w14:textId="7A6E4B5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1</w:t>
            </w:r>
          </w:p>
        </w:tc>
        <w:tc>
          <w:tcPr>
            <w:tcW w:w="0" w:type="dxa"/>
          </w:tcPr>
          <w:p w14:paraId="3833E02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392C40A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71B8BE0C" w14:textId="3F6A84E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49</w:t>
            </w:r>
          </w:p>
        </w:tc>
        <w:tc>
          <w:tcPr>
            <w:tcW w:w="0" w:type="dxa"/>
          </w:tcPr>
          <w:p w14:paraId="575FD6D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0</w:t>
            </w:r>
          </w:p>
        </w:tc>
        <w:tc>
          <w:tcPr>
            <w:tcW w:w="0" w:type="dxa"/>
          </w:tcPr>
          <w:p w14:paraId="12C1889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w:t>
            </w:r>
          </w:p>
        </w:tc>
        <w:tc>
          <w:tcPr>
            <w:tcW w:w="0" w:type="dxa"/>
          </w:tcPr>
          <w:p w14:paraId="25A2C3B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-10.8</w:t>
            </w:r>
          </w:p>
        </w:tc>
        <w:tc>
          <w:tcPr>
            <w:tcW w:w="1134" w:type="dxa"/>
          </w:tcPr>
          <w:p w14:paraId="703AB3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7171A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30.0</w:t>
            </w:r>
          </w:p>
        </w:tc>
        <w:tc>
          <w:tcPr>
            <w:tcW w:w="0" w:type="dxa"/>
          </w:tcPr>
          <w:p w14:paraId="6C5889FB" w14:textId="29AA74AD"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c.47314C&gt;T;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Arg15772</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777D27" w14:paraId="15F0406E"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54463FD" w14:textId="744DEBC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12</w:t>
            </w:r>
          </w:p>
        </w:tc>
        <w:tc>
          <w:tcPr>
            <w:tcW w:w="709" w:type="dxa"/>
          </w:tcPr>
          <w:p w14:paraId="4BBC9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9AFFD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E56C9A7" w14:textId="747A32FD"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1417" w:type="dxa"/>
          </w:tcPr>
          <w:p w14:paraId="4282FBFC"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6.3</w:t>
            </w:r>
          </w:p>
        </w:tc>
        <w:tc>
          <w:tcPr>
            <w:tcW w:w="993" w:type="dxa"/>
          </w:tcPr>
          <w:p w14:paraId="3609D71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328DD12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-11.1</w:t>
            </w:r>
          </w:p>
        </w:tc>
        <w:tc>
          <w:tcPr>
            <w:tcW w:w="1134" w:type="dxa"/>
          </w:tcPr>
          <w:p w14:paraId="059D43F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40.4</w:t>
            </w:r>
          </w:p>
        </w:tc>
        <w:tc>
          <w:tcPr>
            <w:tcW w:w="992" w:type="dxa"/>
          </w:tcPr>
          <w:p w14:paraId="7D455E8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31.3</w:t>
            </w:r>
          </w:p>
        </w:tc>
        <w:tc>
          <w:tcPr>
            <w:tcW w:w="0" w:type="dxa"/>
          </w:tcPr>
          <w:p w14:paraId="69484E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c.89197+2T&gt;G; Splice-site</w:t>
            </w:r>
          </w:p>
        </w:tc>
      </w:tr>
      <w:tr w:rsidR="003A2CA9" w:rsidRPr="00D66C1F" w14:paraId="65FD482E"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E483BE" w14:textId="6C5B05B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13</w:t>
            </w:r>
          </w:p>
        </w:tc>
        <w:tc>
          <w:tcPr>
            <w:tcW w:w="0" w:type="dxa"/>
          </w:tcPr>
          <w:p w14:paraId="259EEA5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5C8FD4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4CBCFBE" w14:textId="02D43D8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25</w:t>
            </w:r>
          </w:p>
        </w:tc>
        <w:tc>
          <w:tcPr>
            <w:tcW w:w="0" w:type="dxa"/>
          </w:tcPr>
          <w:p w14:paraId="69ED562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510E335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0" w:type="dxa"/>
          </w:tcPr>
          <w:p w14:paraId="28D4540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-12.1</w:t>
            </w:r>
          </w:p>
        </w:tc>
        <w:tc>
          <w:tcPr>
            <w:tcW w:w="1134" w:type="dxa"/>
          </w:tcPr>
          <w:p w14:paraId="74A8EFC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47.5</w:t>
            </w:r>
          </w:p>
        </w:tc>
        <w:tc>
          <w:tcPr>
            <w:tcW w:w="992" w:type="dxa"/>
          </w:tcPr>
          <w:p w14:paraId="10029D1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22.8</w:t>
            </w:r>
          </w:p>
        </w:tc>
        <w:tc>
          <w:tcPr>
            <w:tcW w:w="0" w:type="dxa"/>
          </w:tcPr>
          <w:p w14:paraId="4F50B359" w14:textId="0B4AE79E"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71C92BB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40C6E74D" w14:textId="7AF7F26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14</w:t>
            </w:r>
          </w:p>
        </w:tc>
        <w:tc>
          <w:tcPr>
            <w:tcW w:w="709" w:type="dxa"/>
          </w:tcPr>
          <w:p w14:paraId="29A43F9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28CD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1600662" w14:textId="2349D16B"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34</w:t>
            </w:r>
          </w:p>
        </w:tc>
        <w:tc>
          <w:tcPr>
            <w:tcW w:w="1417" w:type="dxa"/>
          </w:tcPr>
          <w:p w14:paraId="1BE1AC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13.1</w:t>
            </w:r>
          </w:p>
        </w:tc>
        <w:tc>
          <w:tcPr>
            <w:tcW w:w="993" w:type="dxa"/>
          </w:tcPr>
          <w:p w14:paraId="3BA38E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992" w:type="dxa"/>
          </w:tcPr>
          <w:p w14:paraId="0CA29D9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55835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2B4EB5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27.6</w:t>
            </w:r>
          </w:p>
        </w:tc>
        <w:tc>
          <w:tcPr>
            <w:tcW w:w="0" w:type="dxa"/>
          </w:tcPr>
          <w:p w14:paraId="05859C48" w14:textId="53A458E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c.42088delC;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Gln14030Lysfs</w:t>
            </w:r>
            <w:r w:rsidR="002318B9">
              <w:rPr>
                <w:rFonts w:ascii="Roboto" w:hAnsi="Roboto" w:cstheme="minorHAnsi"/>
                <w:sz w:val="18"/>
                <w:szCs w:val="18"/>
                <w:lang w:val="en-US"/>
              </w:rPr>
              <w:t>Ter</w:t>
            </w:r>
            <w:r w:rsidRPr="00D66C1F">
              <w:rPr>
                <w:rFonts w:ascii="Roboto" w:hAnsi="Roboto" w:cstheme="minorHAnsi"/>
                <w:sz w:val="18"/>
                <w:szCs w:val="18"/>
                <w:lang w:val="en-US"/>
              </w:rPr>
              <w:t>18)</w:t>
            </w:r>
          </w:p>
        </w:tc>
      </w:tr>
      <w:tr w:rsidR="003A2CA9" w:rsidRPr="00D66C1F" w14:paraId="4CD6611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9F79E7" w14:textId="151B7C64"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15</w:t>
            </w:r>
          </w:p>
        </w:tc>
        <w:tc>
          <w:tcPr>
            <w:tcW w:w="0" w:type="dxa"/>
          </w:tcPr>
          <w:p w14:paraId="7A146C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7C8621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40B3DC38" w14:textId="61F3BA22"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4F14299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14.0</w:t>
            </w:r>
          </w:p>
        </w:tc>
        <w:tc>
          <w:tcPr>
            <w:tcW w:w="0" w:type="dxa"/>
          </w:tcPr>
          <w:p w14:paraId="538C1FC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0" w:type="dxa"/>
          </w:tcPr>
          <w:p w14:paraId="41AC0FA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-13.6</w:t>
            </w:r>
          </w:p>
        </w:tc>
        <w:tc>
          <w:tcPr>
            <w:tcW w:w="1134" w:type="dxa"/>
          </w:tcPr>
          <w:p w14:paraId="00E144E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w:t>
            </w:r>
          </w:p>
        </w:tc>
        <w:tc>
          <w:tcPr>
            <w:tcW w:w="992" w:type="dxa"/>
          </w:tcPr>
          <w:p w14:paraId="5D1CED1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31.4</w:t>
            </w:r>
          </w:p>
        </w:tc>
        <w:tc>
          <w:tcPr>
            <w:tcW w:w="0" w:type="dxa"/>
          </w:tcPr>
          <w:p w14:paraId="39C16F44" w14:textId="62F3CB8B"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c.42667C&gt;T;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Gln14223</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16E587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568917" w14:textId="5A7FBE8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16</w:t>
            </w:r>
          </w:p>
        </w:tc>
        <w:tc>
          <w:tcPr>
            <w:tcW w:w="709" w:type="dxa"/>
          </w:tcPr>
          <w:p w14:paraId="2DD60EE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080560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709" w:type="dxa"/>
          </w:tcPr>
          <w:p w14:paraId="51612485" w14:textId="4AC0DE14"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1417" w:type="dxa"/>
          </w:tcPr>
          <w:p w14:paraId="16C2EB4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3" w:type="dxa"/>
          </w:tcPr>
          <w:p w14:paraId="4EC962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1EC47E3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732A115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2FE813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21.7</w:t>
            </w:r>
          </w:p>
        </w:tc>
        <w:tc>
          <w:tcPr>
            <w:tcW w:w="0" w:type="dxa"/>
          </w:tcPr>
          <w:p w14:paraId="754FF135" w14:textId="1ECF647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2C78AEFA"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E81710B" w14:textId="4CE40D7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lastRenderedPageBreak/>
              <w:t>1</w:t>
            </w:r>
            <w:r w:rsidR="002318B9">
              <w:rPr>
                <w:rFonts w:ascii="Roboto" w:hAnsi="Roboto" w:cstheme="minorHAnsi"/>
                <w:sz w:val="18"/>
                <w:szCs w:val="18"/>
                <w:lang w:val="en-US"/>
              </w:rPr>
              <w:t>7</w:t>
            </w:r>
          </w:p>
        </w:tc>
        <w:tc>
          <w:tcPr>
            <w:tcW w:w="0" w:type="dxa"/>
          </w:tcPr>
          <w:p w14:paraId="46DA9CF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BC3C3C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0" w:type="dxa"/>
          </w:tcPr>
          <w:p w14:paraId="3039CD22" w14:textId="713CF63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62</w:t>
            </w:r>
          </w:p>
        </w:tc>
        <w:tc>
          <w:tcPr>
            <w:tcW w:w="0" w:type="dxa"/>
          </w:tcPr>
          <w:p w14:paraId="347F5B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21.9</w:t>
            </w:r>
          </w:p>
        </w:tc>
        <w:tc>
          <w:tcPr>
            <w:tcW w:w="0" w:type="dxa"/>
          </w:tcPr>
          <w:p w14:paraId="14D8E42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0" w:type="dxa"/>
          </w:tcPr>
          <w:p w14:paraId="5FB55EB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4C00902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4CA77FB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22.6</w:t>
            </w:r>
          </w:p>
        </w:tc>
        <w:tc>
          <w:tcPr>
            <w:tcW w:w="0" w:type="dxa"/>
          </w:tcPr>
          <w:p w14:paraId="50DC3F64" w14:textId="0C598AB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54AF309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CDD89E2" w14:textId="7EB78361"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8</w:t>
            </w:r>
          </w:p>
        </w:tc>
        <w:tc>
          <w:tcPr>
            <w:tcW w:w="709" w:type="dxa"/>
          </w:tcPr>
          <w:p w14:paraId="49FF6D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6718D5D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3ED15D9F" w14:textId="5A152C90"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1417" w:type="dxa"/>
          </w:tcPr>
          <w:p w14:paraId="01016A8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24.4</w:t>
            </w:r>
          </w:p>
        </w:tc>
        <w:tc>
          <w:tcPr>
            <w:tcW w:w="993" w:type="dxa"/>
          </w:tcPr>
          <w:p w14:paraId="2E60F87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58*</w:t>
            </w:r>
          </w:p>
        </w:tc>
        <w:tc>
          <w:tcPr>
            <w:tcW w:w="992" w:type="dxa"/>
          </w:tcPr>
          <w:p w14:paraId="5927C56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5CC777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700FE23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23.8</w:t>
            </w:r>
          </w:p>
        </w:tc>
        <w:tc>
          <w:tcPr>
            <w:tcW w:w="0" w:type="dxa"/>
          </w:tcPr>
          <w:p w14:paraId="2C65B3CB" w14:textId="3C1E08A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3505A6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FE6D888" w14:textId="62DD80FF"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19</w:t>
            </w:r>
          </w:p>
        </w:tc>
        <w:tc>
          <w:tcPr>
            <w:tcW w:w="0" w:type="dxa"/>
          </w:tcPr>
          <w:p w14:paraId="360DB98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793BEB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0A078B28" w14:textId="2172C74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72</w:t>
            </w:r>
          </w:p>
        </w:tc>
        <w:tc>
          <w:tcPr>
            <w:tcW w:w="0" w:type="dxa"/>
          </w:tcPr>
          <w:p w14:paraId="5E7244D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17.4</w:t>
            </w:r>
          </w:p>
        </w:tc>
        <w:tc>
          <w:tcPr>
            <w:tcW w:w="0" w:type="dxa"/>
          </w:tcPr>
          <w:p w14:paraId="60C8A92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0" w:type="dxa"/>
          </w:tcPr>
          <w:p w14:paraId="0D0D1E7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4B56C65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27.5</w:t>
            </w:r>
          </w:p>
        </w:tc>
        <w:tc>
          <w:tcPr>
            <w:tcW w:w="992" w:type="dxa"/>
          </w:tcPr>
          <w:p w14:paraId="5B05101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6C480E10" w14:textId="7F20ABD6"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c.12271C&gt;T;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Gln4091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4C23A9F4"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A7D157" w14:textId="39CB7A9A"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0</w:t>
            </w:r>
          </w:p>
        </w:tc>
        <w:tc>
          <w:tcPr>
            <w:tcW w:w="709" w:type="dxa"/>
          </w:tcPr>
          <w:p w14:paraId="2D16E6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2A2F06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1FEE0DB1" w14:textId="417CEF28"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1417" w:type="dxa"/>
          </w:tcPr>
          <w:p w14:paraId="0A900A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52EDE51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0B7ACB9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0E071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D716CC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29.3</w:t>
            </w:r>
          </w:p>
        </w:tc>
        <w:tc>
          <w:tcPr>
            <w:tcW w:w="0" w:type="dxa"/>
          </w:tcPr>
          <w:p w14:paraId="436671AC" w14:textId="0F60C9A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c.74015delC;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Thr24672Metfs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4850BD7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F3BC0A6" w14:textId="0841FB5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1</w:t>
            </w:r>
          </w:p>
        </w:tc>
        <w:tc>
          <w:tcPr>
            <w:tcW w:w="0" w:type="dxa"/>
          </w:tcPr>
          <w:p w14:paraId="025A4CF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5D475D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5CB58DC" w14:textId="5C69E240"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74</w:t>
            </w:r>
          </w:p>
        </w:tc>
        <w:tc>
          <w:tcPr>
            <w:tcW w:w="0" w:type="dxa"/>
          </w:tcPr>
          <w:p w14:paraId="351CB30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26.4</w:t>
            </w:r>
          </w:p>
        </w:tc>
        <w:tc>
          <w:tcPr>
            <w:tcW w:w="0" w:type="dxa"/>
          </w:tcPr>
          <w:p w14:paraId="290E16B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w:t>
            </w:r>
          </w:p>
        </w:tc>
        <w:tc>
          <w:tcPr>
            <w:tcW w:w="0" w:type="dxa"/>
          </w:tcPr>
          <w:p w14:paraId="1C89991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65C396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1B8393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39.6</w:t>
            </w:r>
          </w:p>
        </w:tc>
        <w:tc>
          <w:tcPr>
            <w:tcW w:w="0" w:type="dxa"/>
          </w:tcPr>
          <w:p w14:paraId="21AEC1E2" w14:textId="49CD5269"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777D27" w14:paraId="7053C0E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823BB3" w14:textId="3CCF23E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2</w:t>
            </w:r>
          </w:p>
        </w:tc>
        <w:tc>
          <w:tcPr>
            <w:tcW w:w="709" w:type="dxa"/>
          </w:tcPr>
          <w:p w14:paraId="0B39335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2C729CD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3F7CBF5" w14:textId="0A4C838E"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w:t>
            </w:r>
          </w:p>
        </w:tc>
        <w:tc>
          <w:tcPr>
            <w:tcW w:w="1417" w:type="dxa"/>
          </w:tcPr>
          <w:p w14:paraId="1458466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1991B37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37</w:t>
            </w:r>
          </w:p>
        </w:tc>
        <w:tc>
          <w:tcPr>
            <w:tcW w:w="992" w:type="dxa"/>
          </w:tcPr>
          <w:p w14:paraId="059D973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-15.2</w:t>
            </w:r>
          </w:p>
        </w:tc>
        <w:tc>
          <w:tcPr>
            <w:tcW w:w="1134" w:type="dxa"/>
          </w:tcPr>
          <w:p w14:paraId="09C011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7.5</w:t>
            </w:r>
          </w:p>
        </w:tc>
        <w:tc>
          <w:tcPr>
            <w:tcW w:w="992" w:type="dxa"/>
          </w:tcPr>
          <w:p w14:paraId="2863658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27.8</w:t>
            </w:r>
          </w:p>
        </w:tc>
        <w:tc>
          <w:tcPr>
            <w:tcW w:w="0" w:type="dxa"/>
          </w:tcPr>
          <w:p w14:paraId="083B91C4" w14:textId="64DF705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67613F86"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81B45D0" w14:textId="4A22187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3</w:t>
            </w:r>
          </w:p>
        </w:tc>
        <w:tc>
          <w:tcPr>
            <w:tcW w:w="0" w:type="dxa"/>
          </w:tcPr>
          <w:p w14:paraId="295220E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EC4ACF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6A2D176F" w14:textId="345F899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41</w:t>
            </w:r>
          </w:p>
        </w:tc>
        <w:tc>
          <w:tcPr>
            <w:tcW w:w="0" w:type="dxa"/>
          </w:tcPr>
          <w:p w14:paraId="5EE8FFF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2BB1D1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0" w:type="dxa"/>
          </w:tcPr>
          <w:p w14:paraId="5FBCED4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DE6FDE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51A85E1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32E6EE6" w14:textId="5ADBE9AF"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3C468D6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8CEECF2" w14:textId="2D26093A"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24</w:t>
            </w:r>
          </w:p>
        </w:tc>
        <w:tc>
          <w:tcPr>
            <w:tcW w:w="709" w:type="dxa"/>
          </w:tcPr>
          <w:p w14:paraId="5564BDA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14CCA3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09A0E56A" w14:textId="0E2CE4C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417" w:type="dxa"/>
          </w:tcPr>
          <w:p w14:paraId="7C8DC85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13.2</w:t>
            </w:r>
          </w:p>
        </w:tc>
        <w:tc>
          <w:tcPr>
            <w:tcW w:w="993" w:type="dxa"/>
          </w:tcPr>
          <w:p w14:paraId="664B40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55</w:t>
            </w:r>
          </w:p>
        </w:tc>
        <w:tc>
          <w:tcPr>
            <w:tcW w:w="992" w:type="dxa"/>
          </w:tcPr>
          <w:p w14:paraId="700546C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-16.5</w:t>
            </w:r>
          </w:p>
        </w:tc>
        <w:tc>
          <w:tcPr>
            <w:tcW w:w="1134" w:type="dxa"/>
          </w:tcPr>
          <w:p w14:paraId="1578A22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4FF24B3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24.5</w:t>
            </w:r>
          </w:p>
        </w:tc>
        <w:tc>
          <w:tcPr>
            <w:tcW w:w="0" w:type="dxa"/>
          </w:tcPr>
          <w:p w14:paraId="1D3CB05C" w14:textId="12C7557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c.43544dupT;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Phe14516Ilefs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6CD88415"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AC0D19" w14:textId="09134C63"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25</w:t>
            </w:r>
          </w:p>
        </w:tc>
        <w:tc>
          <w:tcPr>
            <w:tcW w:w="0" w:type="dxa"/>
          </w:tcPr>
          <w:p w14:paraId="587F600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2993042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813BE7D" w14:textId="5A8BB9D8"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78</w:t>
            </w:r>
          </w:p>
        </w:tc>
        <w:tc>
          <w:tcPr>
            <w:tcW w:w="0" w:type="dxa"/>
          </w:tcPr>
          <w:p w14:paraId="787F853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F269DF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0" w:type="dxa"/>
          </w:tcPr>
          <w:p w14:paraId="1786164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-14.1</w:t>
            </w:r>
          </w:p>
        </w:tc>
        <w:tc>
          <w:tcPr>
            <w:tcW w:w="1134" w:type="dxa"/>
          </w:tcPr>
          <w:p w14:paraId="0E11283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4341777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26.8</w:t>
            </w:r>
          </w:p>
        </w:tc>
        <w:tc>
          <w:tcPr>
            <w:tcW w:w="0" w:type="dxa"/>
          </w:tcPr>
          <w:p w14:paraId="4190D8C3" w14:textId="0D29E82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2318B9" w:rsidRPr="00777D27" w14:paraId="67E23E39" w14:textId="77777777" w:rsidTr="00B84010">
        <w:tc>
          <w:tcPr>
            <w:cnfStyle w:val="001000000000" w:firstRow="0" w:lastRow="0" w:firstColumn="1" w:lastColumn="0" w:oddVBand="0" w:evenVBand="0" w:oddHBand="0" w:evenHBand="0" w:firstRowFirstColumn="0" w:firstRowLastColumn="0" w:lastRowFirstColumn="0" w:lastRowLastColumn="0"/>
            <w:tcW w:w="13033" w:type="dxa"/>
            <w:gridSpan w:val="10"/>
          </w:tcPr>
          <w:p w14:paraId="780EB928" w14:textId="7AA976BF" w:rsidR="002318B9"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 xml:space="preserve">Abbreviations: </w:t>
            </w:r>
            <w:r w:rsidRPr="005237FF">
              <w:rPr>
                <w:rFonts w:ascii="Roboto" w:hAnsi="Roboto" w:cstheme="minorHAnsi"/>
                <w:b w:val="0"/>
                <w:bCs w:val="0"/>
                <w:sz w:val="18"/>
                <w:szCs w:val="18"/>
                <w:lang w:val="en-US"/>
              </w:rPr>
              <w:t>DCM</w:t>
            </w:r>
            <w:r>
              <w:rPr>
                <w:rFonts w:ascii="Roboto" w:hAnsi="Roboto" w:cstheme="minorHAnsi"/>
                <w:b w:val="0"/>
                <w:bCs w:val="0"/>
                <w:sz w:val="18"/>
                <w:szCs w:val="18"/>
                <w:lang w:val="en-US"/>
              </w:rPr>
              <w:t xml:space="preserve"> = dilated cardiomyopathy, F = females, HNDC = hypokinetic non-dilated cardiomyopathy, </w:t>
            </w:r>
            <w:proofErr w:type="spellStart"/>
            <w:r>
              <w:rPr>
                <w:rFonts w:ascii="Roboto" w:hAnsi="Roboto" w:cstheme="minorHAnsi"/>
                <w:b w:val="0"/>
                <w:bCs w:val="0"/>
                <w:sz w:val="18"/>
                <w:szCs w:val="18"/>
                <w:lang w:val="en-US"/>
              </w:rPr>
              <w:t>HTx</w:t>
            </w:r>
            <w:proofErr w:type="spellEnd"/>
            <w:r>
              <w:rPr>
                <w:rFonts w:ascii="Roboto" w:hAnsi="Roboto" w:cstheme="minorHAnsi"/>
                <w:b w:val="0"/>
                <w:bCs w:val="0"/>
                <w:sz w:val="18"/>
                <w:szCs w:val="18"/>
                <w:lang w:val="en-US"/>
              </w:rPr>
              <w:t xml:space="preserve"> = heart transplantation</w:t>
            </w:r>
            <w:r w:rsidR="005237FF">
              <w:rPr>
                <w:rFonts w:ascii="Roboto" w:hAnsi="Roboto" w:cstheme="minorHAnsi"/>
                <w:b w:val="0"/>
                <w:bCs w:val="0"/>
                <w:sz w:val="18"/>
                <w:szCs w:val="18"/>
                <w:lang w:val="en-US"/>
              </w:rPr>
              <w:t xml:space="preserve">, GLS = global longitudinal strain, LVEF = left ventricular ejection fraction, </w:t>
            </w:r>
            <w:proofErr w:type="spellStart"/>
            <w:r w:rsidR="005237FF">
              <w:rPr>
                <w:rFonts w:ascii="Roboto" w:hAnsi="Roboto" w:cstheme="minorHAnsi"/>
                <w:b w:val="0"/>
                <w:bCs w:val="0"/>
                <w:sz w:val="18"/>
                <w:szCs w:val="18"/>
                <w:lang w:val="en-US"/>
              </w:rPr>
              <w:t>LVIDd</w:t>
            </w:r>
            <w:proofErr w:type="spellEnd"/>
            <w:r w:rsidR="005237FF">
              <w:rPr>
                <w:rFonts w:ascii="Roboto" w:hAnsi="Roboto" w:cstheme="minorHAnsi"/>
                <w:b w:val="0"/>
                <w:bCs w:val="0"/>
                <w:sz w:val="18"/>
                <w:szCs w:val="18"/>
                <w:lang w:val="en-US"/>
              </w:rPr>
              <w:t xml:space="preserve"> = left ventricular internal diameter in diastole. * </w:t>
            </w:r>
            <w:proofErr w:type="gramStart"/>
            <w:r w:rsidR="005237FF">
              <w:rPr>
                <w:rFonts w:ascii="Roboto" w:hAnsi="Roboto" w:cstheme="minorHAnsi"/>
                <w:b w:val="0"/>
                <w:bCs w:val="0"/>
                <w:sz w:val="18"/>
                <w:szCs w:val="18"/>
                <w:lang w:val="en-US"/>
              </w:rPr>
              <w:t>denotes</w:t>
            </w:r>
            <w:proofErr w:type="gramEnd"/>
            <w:r w:rsidR="005237FF">
              <w:rPr>
                <w:rFonts w:ascii="Roboto" w:hAnsi="Roboto" w:cstheme="minorHAnsi"/>
                <w:b w:val="0"/>
                <w:bCs w:val="0"/>
                <w:sz w:val="18"/>
                <w:szCs w:val="18"/>
                <w:lang w:val="en-US"/>
              </w:rPr>
              <w:t xml:space="preserve"> that these echocardiographic parameters are from transplanted hearts at the most recent cardiac examination.  </w:t>
            </w:r>
          </w:p>
        </w:tc>
      </w:tr>
    </w:tbl>
    <w:p w14:paraId="49501243" w14:textId="77777777" w:rsidR="00F4339F" w:rsidRPr="00D66C1F" w:rsidRDefault="00F4339F" w:rsidP="00F4339F">
      <w:pPr>
        <w:spacing w:line="480" w:lineRule="auto"/>
        <w:rPr>
          <w:rFonts w:ascii="Roboto" w:hAnsi="Roboto" w:cstheme="minorHAnsi"/>
          <w:b/>
          <w:bCs/>
          <w:sz w:val="24"/>
          <w:szCs w:val="24"/>
          <w:lang w:val="en-US"/>
        </w:rPr>
        <w:sectPr w:rsidR="00F4339F" w:rsidRPr="00D66C1F" w:rsidSect="00555A05">
          <w:pgSz w:w="16838" w:h="11906" w:orient="landscape"/>
          <w:pgMar w:top="1134" w:right="1701" w:bottom="1134" w:left="1701" w:header="708" w:footer="708" w:gutter="0"/>
          <w:cols w:space="708"/>
          <w:docGrid w:linePitch="360"/>
        </w:sectPr>
      </w:pPr>
    </w:p>
    <w:p w14:paraId="1989052C" w14:textId="44D502DC" w:rsidR="00342B27" w:rsidRPr="00F4339F" w:rsidRDefault="00342B27" w:rsidP="001234EE">
      <w:pPr>
        <w:rPr>
          <w:rFonts w:ascii="Roboto" w:hAnsi="Roboto"/>
          <w:lang w:val="en-US"/>
        </w:rPr>
      </w:pPr>
    </w:p>
    <w:sectPr w:rsidR="00342B27" w:rsidRPr="00F4339F" w:rsidSect="00555A0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34DA4" w14:textId="77777777" w:rsidR="00B767F0" w:rsidRDefault="00B767F0" w:rsidP="0073370E">
      <w:pPr>
        <w:spacing w:after="0" w:line="240" w:lineRule="auto"/>
      </w:pPr>
      <w:r>
        <w:separator/>
      </w:r>
    </w:p>
  </w:endnote>
  <w:endnote w:type="continuationSeparator" w:id="0">
    <w:p w14:paraId="35C1FB48" w14:textId="77777777" w:rsidR="00B767F0" w:rsidRDefault="00B767F0" w:rsidP="00733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22" w:author="Christoffer Vissing" w:date="2023-08-29T10:41:00Z"/>
  <w:sdt>
    <w:sdtPr>
      <w:rPr>
        <w:rStyle w:val="Sidetal"/>
      </w:rPr>
      <w:id w:val="-67505428"/>
      <w:docPartObj>
        <w:docPartGallery w:val="Page Numbers (Bottom of Page)"/>
        <w:docPartUnique/>
      </w:docPartObj>
    </w:sdtPr>
    <w:sdtContent>
      <w:customXmlInsRangeEnd w:id="822"/>
      <w:p w14:paraId="0A54AB5C" w14:textId="13FE4E9A" w:rsidR="0073370E" w:rsidRDefault="0073370E" w:rsidP="00211D51">
        <w:pPr>
          <w:pStyle w:val="Sidefod"/>
          <w:framePr w:wrap="none" w:vAnchor="text" w:hAnchor="margin" w:xAlign="right" w:y="1"/>
          <w:rPr>
            <w:ins w:id="823" w:author="Christoffer Vissing" w:date="2023-08-29T10:41:00Z"/>
            <w:rStyle w:val="Sidetal"/>
          </w:rPr>
        </w:pPr>
        <w:ins w:id="824" w:author="Christoffer Vissing" w:date="2023-08-29T10:41:00Z">
          <w:r>
            <w:rPr>
              <w:rStyle w:val="Sidetal"/>
            </w:rPr>
            <w:fldChar w:fldCharType="begin"/>
          </w:r>
          <w:r>
            <w:rPr>
              <w:rStyle w:val="Sidetal"/>
            </w:rPr>
            <w:instrText xml:space="preserve"> PAGE </w:instrText>
          </w:r>
          <w:r>
            <w:rPr>
              <w:rStyle w:val="Sidetal"/>
            </w:rPr>
            <w:fldChar w:fldCharType="end"/>
          </w:r>
        </w:ins>
      </w:p>
      <w:customXmlInsRangeStart w:id="825" w:author="Christoffer Vissing" w:date="2023-08-29T10:41:00Z"/>
    </w:sdtContent>
  </w:sdt>
  <w:customXmlInsRangeEnd w:id="825"/>
  <w:p w14:paraId="26223B96" w14:textId="77777777" w:rsidR="0073370E" w:rsidRDefault="0073370E" w:rsidP="0073370E">
    <w:pPr>
      <w:pStyle w:val="Sidefod"/>
      <w:ind w:right="360"/>
      <w:pPrChange w:id="826" w:author="Christoffer Vissing" w:date="2023-08-29T10:41:00Z">
        <w:pPr>
          <w:pStyle w:val="Sidefod"/>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27" w:author="Christoffer Vissing" w:date="2023-08-29T10:41:00Z"/>
  <w:sdt>
    <w:sdtPr>
      <w:rPr>
        <w:rStyle w:val="Sidetal"/>
      </w:rPr>
      <w:id w:val="1345824549"/>
      <w:docPartObj>
        <w:docPartGallery w:val="Page Numbers (Bottom of Page)"/>
        <w:docPartUnique/>
      </w:docPartObj>
    </w:sdtPr>
    <w:sdtContent>
      <w:customXmlInsRangeEnd w:id="827"/>
      <w:p w14:paraId="1A072B4E" w14:textId="60112BC1" w:rsidR="0073370E" w:rsidRDefault="0073370E" w:rsidP="00211D51">
        <w:pPr>
          <w:pStyle w:val="Sidefod"/>
          <w:framePr w:wrap="none" w:vAnchor="text" w:hAnchor="margin" w:xAlign="right" w:y="1"/>
          <w:rPr>
            <w:ins w:id="828" w:author="Christoffer Vissing" w:date="2023-08-29T10:41:00Z"/>
            <w:rStyle w:val="Sidetal"/>
          </w:rPr>
        </w:pPr>
        <w:ins w:id="829" w:author="Christoffer Vissing" w:date="2023-08-29T10:41:00Z">
          <w:r>
            <w:rPr>
              <w:rStyle w:val="Sidetal"/>
            </w:rPr>
            <w:fldChar w:fldCharType="begin"/>
          </w:r>
          <w:r>
            <w:rPr>
              <w:rStyle w:val="Sidetal"/>
            </w:rPr>
            <w:instrText xml:space="preserve"> PAGE </w:instrText>
          </w:r>
        </w:ins>
        <w:r>
          <w:rPr>
            <w:rStyle w:val="Sidetal"/>
          </w:rPr>
          <w:fldChar w:fldCharType="separate"/>
        </w:r>
        <w:r>
          <w:rPr>
            <w:rStyle w:val="Sidetal"/>
            <w:noProof/>
          </w:rPr>
          <w:t>1</w:t>
        </w:r>
        <w:ins w:id="830" w:author="Christoffer Vissing" w:date="2023-08-29T10:41:00Z">
          <w:r>
            <w:rPr>
              <w:rStyle w:val="Sidetal"/>
            </w:rPr>
            <w:fldChar w:fldCharType="end"/>
          </w:r>
        </w:ins>
      </w:p>
      <w:customXmlInsRangeStart w:id="831" w:author="Christoffer Vissing" w:date="2023-08-29T10:41:00Z"/>
    </w:sdtContent>
  </w:sdt>
  <w:customXmlInsRangeEnd w:id="831"/>
  <w:p w14:paraId="25286714" w14:textId="77777777" w:rsidR="0073370E" w:rsidRDefault="0073370E" w:rsidP="0073370E">
    <w:pPr>
      <w:pStyle w:val="Sidefod"/>
      <w:ind w:right="360"/>
      <w:pPrChange w:id="832" w:author="Christoffer Vissing" w:date="2023-08-29T10:41:00Z">
        <w:pPr>
          <w:pStyle w:val="Sidefod"/>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82CF" w14:textId="77777777" w:rsidR="00B767F0" w:rsidRDefault="00B767F0" w:rsidP="0073370E">
      <w:pPr>
        <w:spacing w:after="0" w:line="240" w:lineRule="auto"/>
      </w:pPr>
      <w:r>
        <w:separator/>
      </w:r>
    </w:p>
  </w:footnote>
  <w:footnote w:type="continuationSeparator" w:id="0">
    <w:p w14:paraId="7C344D6A" w14:textId="77777777" w:rsidR="00B767F0" w:rsidRDefault="00B767F0" w:rsidP="00733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C4171"/>
    <w:multiLevelType w:val="hybridMultilevel"/>
    <w:tmpl w:val="88B8764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671947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ACIjI0tzQwtTUyUdpeDU4uLM/DyQAqNaAO5ihyosAAAA"/>
  </w:docVars>
  <w:rsids>
    <w:rsidRoot w:val="00F4339F"/>
    <w:rsid w:val="000057D6"/>
    <w:rsid w:val="00006137"/>
    <w:rsid w:val="000077B2"/>
    <w:rsid w:val="00010A07"/>
    <w:rsid w:val="00035825"/>
    <w:rsid w:val="0007299B"/>
    <w:rsid w:val="000848C9"/>
    <w:rsid w:val="00086D7B"/>
    <w:rsid w:val="000A744B"/>
    <w:rsid w:val="000C2351"/>
    <w:rsid w:val="000E58B2"/>
    <w:rsid w:val="000E631E"/>
    <w:rsid w:val="000E7348"/>
    <w:rsid w:val="000E7EF1"/>
    <w:rsid w:val="0010066F"/>
    <w:rsid w:val="001007CB"/>
    <w:rsid w:val="001169F4"/>
    <w:rsid w:val="001234EE"/>
    <w:rsid w:val="00133B39"/>
    <w:rsid w:val="0014483A"/>
    <w:rsid w:val="001864D2"/>
    <w:rsid w:val="001A77E3"/>
    <w:rsid w:val="001B0A8E"/>
    <w:rsid w:val="001B2C05"/>
    <w:rsid w:val="001D31C7"/>
    <w:rsid w:val="001D4A44"/>
    <w:rsid w:val="001D4DF6"/>
    <w:rsid w:val="0020255F"/>
    <w:rsid w:val="002236C7"/>
    <w:rsid w:val="002318B9"/>
    <w:rsid w:val="0023752C"/>
    <w:rsid w:val="00237AEC"/>
    <w:rsid w:val="00262509"/>
    <w:rsid w:val="002876F7"/>
    <w:rsid w:val="002A0C7C"/>
    <w:rsid w:val="002A2C0D"/>
    <w:rsid w:val="002B0F3E"/>
    <w:rsid w:val="002B498C"/>
    <w:rsid w:val="002D088E"/>
    <w:rsid w:val="002D13EB"/>
    <w:rsid w:val="002E1347"/>
    <w:rsid w:val="002E19B8"/>
    <w:rsid w:val="002F5F48"/>
    <w:rsid w:val="00315080"/>
    <w:rsid w:val="003258A1"/>
    <w:rsid w:val="00342B27"/>
    <w:rsid w:val="00365799"/>
    <w:rsid w:val="00376BB9"/>
    <w:rsid w:val="00384653"/>
    <w:rsid w:val="003914C6"/>
    <w:rsid w:val="00397265"/>
    <w:rsid w:val="003A2CA9"/>
    <w:rsid w:val="003A6E3B"/>
    <w:rsid w:val="003C2DEB"/>
    <w:rsid w:val="003D0B4C"/>
    <w:rsid w:val="003D74CA"/>
    <w:rsid w:val="003E2456"/>
    <w:rsid w:val="003E5450"/>
    <w:rsid w:val="0042605B"/>
    <w:rsid w:val="00440E43"/>
    <w:rsid w:val="00471C7D"/>
    <w:rsid w:val="00481282"/>
    <w:rsid w:val="004843CA"/>
    <w:rsid w:val="004849F5"/>
    <w:rsid w:val="00486905"/>
    <w:rsid w:val="00496152"/>
    <w:rsid w:val="004A374F"/>
    <w:rsid w:val="004A3F81"/>
    <w:rsid w:val="004B3284"/>
    <w:rsid w:val="005005AE"/>
    <w:rsid w:val="00501298"/>
    <w:rsid w:val="00521BC1"/>
    <w:rsid w:val="005237FF"/>
    <w:rsid w:val="0052406F"/>
    <w:rsid w:val="00555F84"/>
    <w:rsid w:val="005724F8"/>
    <w:rsid w:val="00581640"/>
    <w:rsid w:val="00591858"/>
    <w:rsid w:val="00594B6C"/>
    <w:rsid w:val="005A31B3"/>
    <w:rsid w:val="005D5EEF"/>
    <w:rsid w:val="005E5A69"/>
    <w:rsid w:val="005E7C9F"/>
    <w:rsid w:val="00614D6A"/>
    <w:rsid w:val="006214DC"/>
    <w:rsid w:val="00632610"/>
    <w:rsid w:val="006334EA"/>
    <w:rsid w:val="00636E7B"/>
    <w:rsid w:val="00640235"/>
    <w:rsid w:val="006416BD"/>
    <w:rsid w:val="0065340D"/>
    <w:rsid w:val="006627ED"/>
    <w:rsid w:val="0066697B"/>
    <w:rsid w:val="00687E05"/>
    <w:rsid w:val="006A2988"/>
    <w:rsid w:val="006A49EA"/>
    <w:rsid w:val="006A7360"/>
    <w:rsid w:val="006B65FE"/>
    <w:rsid w:val="00707AFD"/>
    <w:rsid w:val="00713AE3"/>
    <w:rsid w:val="00724A08"/>
    <w:rsid w:val="0073370E"/>
    <w:rsid w:val="00746515"/>
    <w:rsid w:val="00750791"/>
    <w:rsid w:val="00777D27"/>
    <w:rsid w:val="007835B5"/>
    <w:rsid w:val="0079409D"/>
    <w:rsid w:val="007974F7"/>
    <w:rsid w:val="007C58FA"/>
    <w:rsid w:val="007D22BB"/>
    <w:rsid w:val="007D7053"/>
    <w:rsid w:val="007F6086"/>
    <w:rsid w:val="00835B47"/>
    <w:rsid w:val="00837407"/>
    <w:rsid w:val="008454CD"/>
    <w:rsid w:val="00894613"/>
    <w:rsid w:val="008954E7"/>
    <w:rsid w:val="008A5829"/>
    <w:rsid w:val="008A5EF3"/>
    <w:rsid w:val="008A642C"/>
    <w:rsid w:val="008C5EAA"/>
    <w:rsid w:val="008F317E"/>
    <w:rsid w:val="008F3EBC"/>
    <w:rsid w:val="00903053"/>
    <w:rsid w:val="00903105"/>
    <w:rsid w:val="00915BE1"/>
    <w:rsid w:val="0095317A"/>
    <w:rsid w:val="00961C6A"/>
    <w:rsid w:val="00972031"/>
    <w:rsid w:val="00972804"/>
    <w:rsid w:val="00972CC2"/>
    <w:rsid w:val="0097705A"/>
    <w:rsid w:val="009913C2"/>
    <w:rsid w:val="00995C1D"/>
    <w:rsid w:val="009A0CA2"/>
    <w:rsid w:val="009A5C6C"/>
    <w:rsid w:val="009B2450"/>
    <w:rsid w:val="009B7B9F"/>
    <w:rsid w:val="009C40CE"/>
    <w:rsid w:val="009D3815"/>
    <w:rsid w:val="009E714D"/>
    <w:rsid w:val="009E7A16"/>
    <w:rsid w:val="009F1CF9"/>
    <w:rsid w:val="009F55C5"/>
    <w:rsid w:val="009F6B08"/>
    <w:rsid w:val="00A174B7"/>
    <w:rsid w:val="00A239A8"/>
    <w:rsid w:val="00A47A44"/>
    <w:rsid w:val="00A568F7"/>
    <w:rsid w:val="00A57F0E"/>
    <w:rsid w:val="00A8505C"/>
    <w:rsid w:val="00A965D4"/>
    <w:rsid w:val="00A96C88"/>
    <w:rsid w:val="00A96DED"/>
    <w:rsid w:val="00AC656A"/>
    <w:rsid w:val="00AD010D"/>
    <w:rsid w:val="00AD6FD2"/>
    <w:rsid w:val="00AF003B"/>
    <w:rsid w:val="00B00089"/>
    <w:rsid w:val="00B00E92"/>
    <w:rsid w:val="00B16DFA"/>
    <w:rsid w:val="00B35038"/>
    <w:rsid w:val="00B3543D"/>
    <w:rsid w:val="00B36D15"/>
    <w:rsid w:val="00B4089E"/>
    <w:rsid w:val="00B560F8"/>
    <w:rsid w:val="00B5666C"/>
    <w:rsid w:val="00B716D2"/>
    <w:rsid w:val="00B767F0"/>
    <w:rsid w:val="00B934C6"/>
    <w:rsid w:val="00B95778"/>
    <w:rsid w:val="00BA702A"/>
    <w:rsid w:val="00BB329F"/>
    <w:rsid w:val="00BC537F"/>
    <w:rsid w:val="00BC6862"/>
    <w:rsid w:val="00BE0CD8"/>
    <w:rsid w:val="00BF6009"/>
    <w:rsid w:val="00C00F01"/>
    <w:rsid w:val="00C05227"/>
    <w:rsid w:val="00C07F28"/>
    <w:rsid w:val="00C24178"/>
    <w:rsid w:val="00C34166"/>
    <w:rsid w:val="00C35451"/>
    <w:rsid w:val="00C46E3B"/>
    <w:rsid w:val="00C6109D"/>
    <w:rsid w:val="00C634B7"/>
    <w:rsid w:val="00C72586"/>
    <w:rsid w:val="00CA55F7"/>
    <w:rsid w:val="00CB4F7B"/>
    <w:rsid w:val="00CC79D3"/>
    <w:rsid w:val="00CD0A3C"/>
    <w:rsid w:val="00CD6FCA"/>
    <w:rsid w:val="00CF0338"/>
    <w:rsid w:val="00D0230A"/>
    <w:rsid w:val="00D10412"/>
    <w:rsid w:val="00D25D43"/>
    <w:rsid w:val="00D260C5"/>
    <w:rsid w:val="00D308B3"/>
    <w:rsid w:val="00D5293E"/>
    <w:rsid w:val="00D545D3"/>
    <w:rsid w:val="00D57A7F"/>
    <w:rsid w:val="00D83031"/>
    <w:rsid w:val="00D85A5A"/>
    <w:rsid w:val="00D86B26"/>
    <w:rsid w:val="00DA5B80"/>
    <w:rsid w:val="00DA7A79"/>
    <w:rsid w:val="00DE1ED6"/>
    <w:rsid w:val="00DF7E0C"/>
    <w:rsid w:val="00E210C5"/>
    <w:rsid w:val="00E2479C"/>
    <w:rsid w:val="00E252BA"/>
    <w:rsid w:val="00E343F5"/>
    <w:rsid w:val="00E50ECC"/>
    <w:rsid w:val="00E53399"/>
    <w:rsid w:val="00E649AE"/>
    <w:rsid w:val="00E66B96"/>
    <w:rsid w:val="00E72D08"/>
    <w:rsid w:val="00E85121"/>
    <w:rsid w:val="00E86990"/>
    <w:rsid w:val="00E90164"/>
    <w:rsid w:val="00EA2F6A"/>
    <w:rsid w:val="00EA550D"/>
    <w:rsid w:val="00EB0132"/>
    <w:rsid w:val="00EC43D3"/>
    <w:rsid w:val="00EC4409"/>
    <w:rsid w:val="00ED4AA2"/>
    <w:rsid w:val="00EE33F9"/>
    <w:rsid w:val="00F30F10"/>
    <w:rsid w:val="00F37AAA"/>
    <w:rsid w:val="00F4339F"/>
    <w:rsid w:val="00F501FA"/>
    <w:rsid w:val="00F645DF"/>
    <w:rsid w:val="00F75ED6"/>
    <w:rsid w:val="00F8164E"/>
    <w:rsid w:val="00F8593A"/>
    <w:rsid w:val="00F91C3A"/>
    <w:rsid w:val="00FB09F6"/>
    <w:rsid w:val="00FB51DF"/>
    <w:rsid w:val="00FD0A49"/>
    <w:rsid w:val="00FD3E94"/>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AC1E"/>
  <w15:docId w15:val="{563F3484-B31A-41A5-8BCB-C090DDA8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29F"/>
    <w:rPr>
      <w:lang w:val="da-DK"/>
    </w:rPr>
  </w:style>
  <w:style w:type="paragraph" w:styleId="Overskrift1">
    <w:name w:val="heading 1"/>
    <w:basedOn w:val="Normal"/>
    <w:next w:val="Normal"/>
    <w:link w:val="Overskrift1Tegn"/>
    <w:uiPriority w:val="9"/>
    <w:qFormat/>
    <w:rsid w:val="00F43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43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433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339F"/>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F4339F"/>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F4339F"/>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F4339F"/>
    <w:pPr>
      <w:ind w:left="720"/>
      <w:contextualSpacing/>
    </w:pPr>
  </w:style>
  <w:style w:type="character" w:styleId="Hyperlink">
    <w:name w:val="Hyperlink"/>
    <w:basedOn w:val="Standardskrifttypeiafsnit"/>
    <w:uiPriority w:val="99"/>
    <w:unhideWhenUsed/>
    <w:rsid w:val="00F4339F"/>
    <w:rPr>
      <w:color w:val="0563C1" w:themeColor="hyperlink"/>
      <w:u w:val="single"/>
    </w:rPr>
  </w:style>
  <w:style w:type="paragraph" w:styleId="Sidehoved">
    <w:name w:val="header"/>
    <w:basedOn w:val="Normal"/>
    <w:link w:val="SidehovedTegn"/>
    <w:uiPriority w:val="99"/>
    <w:unhideWhenUsed/>
    <w:rsid w:val="00F4339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339F"/>
    <w:rPr>
      <w:lang w:val="da-DK"/>
    </w:rPr>
  </w:style>
  <w:style w:type="paragraph" w:styleId="Sidefod">
    <w:name w:val="footer"/>
    <w:basedOn w:val="Normal"/>
    <w:link w:val="SidefodTegn"/>
    <w:uiPriority w:val="99"/>
    <w:unhideWhenUsed/>
    <w:rsid w:val="00F4339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339F"/>
    <w:rPr>
      <w:lang w:val="da-DK"/>
    </w:rPr>
  </w:style>
  <w:style w:type="character" w:styleId="Kommentarhenvisning">
    <w:name w:val="annotation reference"/>
    <w:basedOn w:val="Standardskrifttypeiafsnit"/>
    <w:uiPriority w:val="99"/>
    <w:semiHidden/>
    <w:unhideWhenUsed/>
    <w:rsid w:val="00F4339F"/>
    <w:rPr>
      <w:sz w:val="16"/>
      <w:szCs w:val="16"/>
    </w:rPr>
  </w:style>
  <w:style w:type="paragraph" w:styleId="Kommentartekst">
    <w:name w:val="annotation text"/>
    <w:basedOn w:val="Normal"/>
    <w:link w:val="KommentartekstTegn"/>
    <w:uiPriority w:val="99"/>
    <w:semiHidden/>
    <w:unhideWhenUsed/>
    <w:rsid w:val="00F4339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4339F"/>
    <w:rPr>
      <w:sz w:val="20"/>
      <w:szCs w:val="20"/>
      <w:lang w:val="da-DK"/>
    </w:rPr>
  </w:style>
  <w:style w:type="paragraph" w:styleId="Bibliografi">
    <w:name w:val="Bibliography"/>
    <w:basedOn w:val="Normal"/>
    <w:next w:val="Normal"/>
    <w:uiPriority w:val="37"/>
    <w:unhideWhenUsed/>
    <w:rsid w:val="00F4339F"/>
    <w:pPr>
      <w:tabs>
        <w:tab w:val="left" w:pos="504"/>
      </w:tabs>
      <w:spacing w:after="240" w:line="240" w:lineRule="auto"/>
      <w:ind w:left="504" w:hanging="504"/>
    </w:pPr>
  </w:style>
  <w:style w:type="paragraph" w:customStyle="1" w:styleId="Listeafsnit1">
    <w:name w:val="Listeafsnit1"/>
    <w:basedOn w:val="Normal"/>
    <w:uiPriority w:val="99"/>
    <w:rsid w:val="00F4339F"/>
    <w:pPr>
      <w:spacing w:after="200" w:line="240" w:lineRule="auto"/>
      <w:ind w:left="720"/>
    </w:pPr>
    <w:rPr>
      <w:rFonts w:ascii="Cambria" w:eastAsia="Times New Roman" w:hAnsi="Cambria" w:cs="Cambria"/>
      <w:sz w:val="24"/>
      <w:szCs w:val="24"/>
    </w:rPr>
  </w:style>
  <w:style w:type="table" w:styleId="Tabel-Gitter">
    <w:name w:val="Table Grid"/>
    <w:basedOn w:val="Tabel-Normal"/>
    <w:uiPriority w:val="39"/>
    <w:rsid w:val="00F4339F"/>
    <w:pPr>
      <w:spacing w:after="0" w:line="240" w:lineRule="auto"/>
    </w:pPr>
    <w:rPr>
      <w:rFonts w:eastAsiaTheme="minorHAns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F4339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4339F"/>
    <w:rPr>
      <w:rFonts w:ascii="Segoe UI" w:hAnsi="Segoe UI" w:cs="Segoe UI"/>
      <w:sz w:val="18"/>
      <w:szCs w:val="18"/>
      <w:lang w:val="da-DK"/>
    </w:rPr>
  </w:style>
  <w:style w:type="table" w:styleId="Gittertabel6-farverig">
    <w:name w:val="Grid Table 6 Colorful"/>
    <w:basedOn w:val="Tabel-Normal"/>
    <w:uiPriority w:val="51"/>
    <w:rsid w:val="00F433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emne">
    <w:name w:val="annotation subject"/>
    <w:basedOn w:val="Kommentartekst"/>
    <w:next w:val="Kommentartekst"/>
    <w:link w:val="KommentaremneTegn"/>
    <w:uiPriority w:val="99"/>
    <w:semiHidden/>
    <w:unhideWhenUsed/>
    <w:rsid w:val="00F4339F"/>
    <w:rPr>
      <w:b/>
      <w:bCs/>
    </w:rPr>
  </w:style>
  <w:style w:type="character" w:customStyle="1" w:styleId="KommentaremneTegn">
    <w:name w:val="Kommentaremne Tegn"/>
    <w:basedOn w:val="KommentartekstTegn"/>
    <w:link w:val="Kommentaremne"/>
    <w:uiPriority w:val="99"/>
    <w:semiHidden/>
    <w:rsid w:val="00F4339F"/>
    <w:rPr>
      <w:b/>
      <w:bCs/>
      <w:sz w:val="20"/>
      <w:szCs w:val="20"/>
      <w:lang w:val="da-DK"/>
    </w:rPr>
  </w:style>
  <w:style w:type="paragraph" w:styleId="Overskrift">
    <w:name w:val="TOC Heading"/>
    <w:basedOn w:val="Overskrift1"/>
    <w:next w:val="Normal"/>
    <w:uiPriority w:val="39"/>
    <w:unhideWhenUsed/>
    <w:qFormat/>
    <w:rsid w:val="00F4339F"/>
    <w:pPr>
      <w:outlineLvl w:val="9"/>
    </w:pPr>
    <w:rPr>
      <w:lang w:eastAsia="da-DK"/>
    </w:rPr>
  </w:style>
  <w:style w:type="paragraph" w:styleId="Indholdsfortegnelse2">
    <w:name w:val="toc 2"/>
    <w:basedOn w:val="Normal"/>
    <w:next w:val="Normal"/>
    <w:autoRedefine/>
    <w:uiPriority w:val="39"/>
    <w:unhideWhenUsed/>
    <w:rsid w:val="00F4339F"/>
    <w:pPr>
      <w:spacing w:after="100"/>
      <w:ind w:left="220"/>
    </w:pPr>
  </w:style>
  <w:style w:type="paragraph" w:styleId="Undertitel">
    <w:name w:val="Subtitle"/>
    <w:basedOn w:val="Normal"/>
    <w:next w:val="Normal"/>
    <w:link w:val="UndertitelTegn"/>
    <w:uiPriority w:val="11"/>
    <w:qFormat/>
    <w:rsid w:val="00F4339F"/>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F4339F"/>
    <w:rPr>
      <w:color w:val="5A5A5A" w:themeColor="text1" w:themeTint="A5"/>
      <w:spacing w:val="15"/>
      <w:lang w:val="da-DK"/>
    </w:rPr>
  </w:style>
  <w:style w:type="paragraph" w:styleId="Indholdsfortegnelse3">
    <w:name w:val="toc 3"/>
    <w:basedOn w:val="Normal"/>
    <w:next w:val="Normal"/>
    <w:autoRedefine/>
    <w:uiPriority w:val="39"/>
    <w:unhideWhenUsed/>
    <w:rsid w:val="00F4339F"/>
    <w:pPr>
      <w:spacing w:after="100"/>
      <w:ind w:left="440"/>
    </w:pPr>
  </w:style>
  <w:style w:type="paragraph" w:styleId="Korrektur">
    <w:name w:val="Revision"/>
    <w:hidden/>
    <w:uiPriority w:val="99"/>
    <w:semiHidden/>
    <w:rsid w:val="001864D2"/>
    <w:pPr>
      <w:spacing w:after="0" w:line="240" w:lineRule="auto"/>
    </w:pPr>
    <w:rPr>
      <w:lang w:val="da-DK"/>
    </w:rPr>
  </w:style>
  <w:style w:type="paragraph" w:styleId="NormalWeb">
    <w:name w:val="Normal (Web)"/>
    <w:basedOn w:val="Normal"/>
    <w:uiPriority w:val="99"/>
    <w:semiHidden/>
    <w:unhideWhenUsed/>
    <w:rsid w:val="007F6086"/>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mark88813lov2">
    <w:name w:val="mark88813lov2"/>
    <w:basedOn w:val="Standardskrifttypeiafsnit"/>
    <w:rsid w:val="007F6086"/>
  </w:style>
  <w:style w:type="character" w:styleId="Sidetal">
    <w:name w:val="page number"/>
    <w:basedOn w:val="Standardskrifttypeiafsnit"/>
    <w:uiPriority w:val="99"/>
    <w:semiHidden/>
    <w:unhideWhenUsed/>
    <w:rsid w:val="00733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0576">
      <w:bodyDiv w:val="1"/>
      <w:marLeft w:val="0"/>
      <w:marRight w:val="0"/>
      <w:marTop w:val="0"/>
      <w:marBottom w:val="0"/>
      <w:divBdr>
        <w:top w:val="none" w:sz="0" w:space="0" w:color="auto"/>
        <w:left w:val="none" w:sz="0" w:space="0" w:color="auto"/>
        <w:bottom w:val="none" w:sz="0" w:space="0" w:color="auto"/>
        <w:right w:val="none" w:sz="0" w:space="0" w:color="auto"/>
      </w:divBdr>
    </w:div>
    <w:div w:id="1638024912">
      <w:bodyDiv w:val="1"/>
      <w:marLeft w:val="0"/>
      <w:marRight w:val="0"/>
      <w:marTop w:val="0"/>
      <w:marBottom w:val="0"/>
      <w:divBdr>
        <w:top w:val="none" w:sz="0" w:space="0" w:color="auto"/>
        <w:left w:val="none" w:sz="0" w:space="0" w:color="auto"/>
        <w:bottom w:val="none" w:sz="0" w:space="0" w:color="auto"/>
        <w:right w:val="none" w:sz="0" w:space="0" w:color="auto"/>
      </w:divBdr>
    </w:div>
    <w:div w:id="190371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xml.rels><?xml version="1.0" encoding="UTF-8" standalone="yes"?>
<Relationships xmlns="http://schemas.openxmlformats.org/package/2006/relationships"><Relationship Id="setZoteroDocPrefs" Type="http://schemas.openxmlformats.org/officeDocument/2006/relationships/image" Target="images/setZoteroDocPrefs.png"/><Relationship Id="addEditZoteroBibliography" Type="http://schemas.openxmlformats.org/officeDocument/2006/relationships/image" Target="images/addEditZoteroBibliography.png"/><Relationship Id="addEditZoteroCitation-small" Type="http://schemas.openxmlformats.org/officeDocument/2006/relationships/image" Target="images/addEditZoteroCitation-small.png"/><Relationship Id="addEditZoteroBibliography-small" Type="http://schemas.openxmlformats.org/officeDocument/2006/relationships/image" Target="images/addEditZoteroBibliography-small.png"/><Relationship Id="setZoteroDocPrefs-small" Type="http://schemas.openxmlformats.org/officeDocument/2006/relationships/image" Target="images/setZoteroDocPrefs-small.png"/><Relationship Id="zotero-z-16" Type="http://schemas.openxmlformats.org/officeDocument/2006/relationships/image" Target="images/zotero-z-16.png"/><Relationship Id="addEditZoteroCitation" Type="http://schemas.openxmlformats.org/officeDocument/2006/relationships/image" Target="images/addEditZoteroCitation0.png"/></Relationships>
</file>

<file path=customUI/customUI.xml><?xml version="1.0" encoding="utf-8"?>
<customUI xmlns="http://schemas.microsoft.com/office/2006/01/customui">
  <ribbon>
    <tabs>
      <tab id="ZoteroTab" getLabel="ZoteroRibbon.ZoteroTabLabel" insertBeforeMso="TabAddIns">
        <group id="ZoteroGroup" image="zotero-z-16" label="Zotero">
          <button id="InsertZoteroCitationButton" label="Add/Edit Citation" size="large" image="addEditZoteroCitation" onAction="ZoteroRibbon.ZoteroRibbonAddEditCitation" supertip="Insert a new citation, or edit the citation at the current cursor position"/>
          <button id="InsertZoteroBibliographyButton" label="Add/Edit Bibliography" size="large" image="addEditZoteroBibliography" onAction="ZoteroRibbon.ZoteroRibbonAddEditBibliography" supertip="Insert a new bibliography, or edit the existing bibliography, at the current cursor position"/>
          <button id="ZoteroSetDocPrefs" label="Document Preferences" image="setZoteroDocPrefs-small" onAction="ZoteroRibbon.ZoteroRibbonSetDocPrefs" supertip="Change the citation style or locale"/>
          <button id="RefreshZotero" label="Refresh" imageMso="RecordsRefreshRecords" onAction="ZoteroRibbon.ZoteroRibbonRefresh" supertip="Update all citations to reflect changes"/>
          <button id="ZoteroRemoveCodes" label="Unlink Citations" imageMso="TableUnlinkExternalData" onAction="ZoteroRibbon.ZoteroRibbonRemoveCodes" supertip="Remove all Zotero field codes and unlink from Zotero library"/>
          <!-- <button id="InsertZoteroCitationButtonSmall" visible="false" label="Add/Edit Citation" image="addEditZoteroCitation-small" onAction="ZoteroRibbon.ZoteroRibbonAddEditCitation" supertip="Insert a new citation, or edit the citation at the current cursor position"/>
	    <button id="InsertZoteroBibliographyButtonSmall" visible="false" label="Add/Edit Bibliography" size="large" image="addEditZoteroBibliography-small" onAction="ZoteroRibbon.ZoteroRibbonAddEditBibliography" supertip="Insert a new bibliography, or edit the existing bibliography, at the current cursor position"/>
          <button id="ZoteroSetDocPrefsLarge" visible="false" label="Document Preferences" size="large" image="setZoteroDocPrefs" onAction="ZoteroRibbon.ZoteroRibbonSetDocPrefs" supertip="Change the citation style or locale"/>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56AD-83CC-463D-9B53-C7C6B91A7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29</Pages>
  <Words>30254</Words>
  <Characters>184553</Characters>
  <Application>Microsoft Office Word</Application>
  <DocSecurity>0</DocSecurity>
  <Lines>1537</Lines>
  <Paragraphs>428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Christoffer Rasmus Vissing</dc:creator>
  <cp:lastModifiedBy>Christoffer Vissing</cp:lastModifiedBy>
  <cp:revision>16</cp:revision>
  <dcterms:created xsi:type="dcterms:W3CDTF">2023-07-31T09:53:00Z</dcterms:created>
  <dcterms:modified xsi:type="dcterms:W3CDTF">2023-08-29T10:25:00Z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id="IJxY47BC"/&gt;&lt;style id="http://www.zotero.org/styles/journal-of-the-american-college-of-cardiology"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